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76F8" w14:textId="554C5970" w:rsidR="005F337E" w:rsidRDefault="005F337E" w:rsidP="00FF5E71">
      <w:pPr>
        <w:pStyle w:val="NoSpacing"/>
        <w:rPr>
          <w:rStyle w:val="IntenseEmphasis"/>
          <w:b/>
          <w:bCs/>
          <w:i w:val="0"/>
          <w:iCs w:val="0"/>
          <w:color w:val="auto"/>
        </w:rPr>
      </w:pPr>
      <w:r>
        <w:rPr>
          <w:rStyle w:val="IntenseEmphasis"/>
          <w:b/>
          <w:bCs/>
          <w:i w:val="0"/>
          <w:iCs w:val="0"/>
          <w:color w:val="auto"/>
        </w:rPr>
        <w:t xml:space="preserve">Ocean Economy Rapid Survey </w:t>
      </w:r>
    </w:p>
    <w:p w14:paraId="67DFF999" w14:textId="77777777" w:rsidR="005F337E" w:rsidRDefault="005F337E" w:rsidP="00FF5E71">
      <w:pPr>
        <w:pStyle w:val="NoSpacing"/>
        <w:rPr>
          <w:rStyle w:val="IntenseEmphasis"/>
          <w:b/>
          <w:bCs/>
          <w:i w:val="0"/>
          <w:iCs w:val="0"/>
          <w:color w:val="auto"/>
        </w:rPr>
      </w:pPr>
    </w:p>
    <w:p w14:paraId="5AA2D14F" w14:textId="0068021C" w:rsidR="007A1110" w:rsidRPr="007A1110" w:rsidRDefault="007A1110" w:rsidP="007A1110">
      <w:pPr>
        <w:pStyle w:val="NoSpacing"/>
        <w:rPr>
          <w:highlight w:val="yellow"/>
          <w:lang w:val="en-US"/>
        </w:rPr>
      </w:pPr>
      <w:r w:rsidRPr="007A1110">
        <w:rPr>
          <w:highlight w:val="yellow"/>
          <w:lang w:val="en-US"/>
        </w:rPr>
        <w:t>This survey is conducted under the authority of the Statistical Institute of Belize Act, 2006, of the laws of Belize.</w:t>
      </w:r>
    </w:p>
    <w:p w14:paraId="5A6AC24C" w14:textId="58D6E6B6" w:rsidR="00FF5E71" w:rsidRDefault="007A1110" w:rsidP="007A1110">
      <w:pPr>
        <w:pStyle w:val="NoSpacing"/>
        <w:rPr>
          <w:lang w:val="en-US"/>
        </w:rPr>
      </w:pPr>
      <w:r w:rsidRPr="007A1110">
        <w:rPr>
          <w:highlight w:val="yellow"/>
          <w:lang w:val="en-US"/>
        </w:rPr>
        <w:t>COMPLETION OF THIS QUESTIONNAIRE IS A LEGAL REQUIREMENT UNDER THIS ACT</w:t>
      </w:r>
      <w:r w:rsidRPr="007A1110">
        <w:rPr>
          <w:rStyle w:val="IntenseEmphasis"/>
          <w:b/>
          <w:bCs/>
          <w:i w:val="0"/>
          <w:iCs w:val="0"/>
          <w:color w:val="auto"/>
        </w:rPr>
        <w:t xml:space="preserve"> </w:t>
      </w:r>
      <w:r w:rsidRPr="005F337E">
        <w:rPr>
          <w:rStyle w:val="IntenseEmphasis"/>
          <w:b/>
          <w:bCs/>
          <w:i w:val="0"/>
          <w:iCs w:val="0"/>
          <w:color w:val="auto"/>
        </w:rPr>
        <w:t>Purpose:</w:t>
      </w:r>
      <w:r w:rsidRPr="00FF5E71">
        <w:rPr>
          <w:rStyle w:val="IntenseEmphasis"/>
          <w:i w:val="0"/>
          <w:iCs w:val="0"/>
          <w:color w:val="auto"/>
        </w:rPr>
        <w:t xml:space="preserve"> </w:t>
      </w:r>
      <w:commentRangeStart w:id="0"/>
      <w:commentRangeStart w:id="1"/>
      <w:r w:rsidRPr="00FF5E71">
        <w:rPr>
          <w:rStyle w:val="IntenseEmphasis"/>
          <w:i w:val="0"/>
          <w:iCs w:val="0"/>
          <w:color w:val="auto"/>
        </w:rPr>
        <w:t>This survey supports the development of Belize’s Ocean Economy Satellite Account and ocean tourism analysis.</w:t>
      </w:r>
      <w:r w:rsidRPr="007A1110">
        <w:rPr>
          <w:color w:val="000000"/>
          <w:lang w:val="en-US"/>
        </w:rPr>
        <w:t xml:space="preserve"> </w:t>
      </w:r>
      <w:commentRangeEnd w:id="0"/>
      <w:r w:rsidRPr="00920E17">
        <w:rPr>
          <w:rStyle w:val="CommentReference"/>
          <w:sz w:val="20"/>
          <w:szCs w:val="20"/>
        </w:rPr>
        <w:commentReference w:id="0"/>
      </w:r>
      <w:commentRangeEnd w:id="1"/>
      <w:r w:rsidR="00116EC7" w:rsidRPr="00920E17">
        <w:rPr>
          <w:rStyle w:val="CommentReference"/>
          <w:sz w:val="20"/>
          <w:szCs w:val="20"/>
        </w:rPr>
        <w:commentReference w:id="1"/>
      </w:r>
      <w:ins w:id="2" w:author="Sarah Taylor" w:date="2026-01-13T17:58:00Z" w16du:dateUtc="2026-01-13T17:58:00Z">
        <w:r w:rsidR="00920E17" w:rsidRPr="00920E17">
          <w:t xml:space="preserve"> </w:t>
        </w:r>
      </w:ins>
      <w:ins w:id="3" w:author="Sarah Taylor" w:date="2026-01-13T17:58:00Z">
        <w:r w:rsidR="00920E17" w:rsidRPr="00920E17">
          <w:rPr>
            <w:color w:val="000000"/>
          </w:rPr>
          <w:t xml:space="preserve">This survey will help Belize measure how much business activity </w:t>
        </w:r>
      </w:ins>
      <w:ins w:id="4" w:author="Sarah Taylor" w:date="2026-01-13T17:58:00Z" w16du:dateUtc="2026-01-13T17:58:00Z">
        <w:r w:rsidR="00116EC7">
          <w:rPr>
            <w:color w:val="000000"/>
          </w:rPr>
          <w:t xml:space="preserve">and jobs </w:t>
        </w:r>
      </w:ins>
      <w:ins w:id="5" w:author="Sarah Taylor" w:date="2026-01-13T17:58:00Z">
        <w:r w:rsidR="00920E17" w:rsidRPr="00920E17">
          <w:rPr>
            <w:color w:val="000000"/>
          </w:rPr>
          <w:t>depend on the ocean and coast, so decision-makers can better target investment, infrastructure, and policies that support the blue economy and the businesses within it. Your responses are confidential and will be combined with others to produce statistics</w:t>
        </w:r>
      </w:ins>
      <w:ins w:id="6" w:author="Sarah Taylor" w:date="2026-01-13T17:59:00Z" w16du:dateUtc="2026-01-13T17:59:00Z">
        <w:r w:rsidR="00116EC7">
          <w:rPr>
            <w:color w:val="000000"/>
          </w:rPr>
          <w:t xml:space="preserve"> - </w:t>
        </w:r>
      </w:ins>
      <w:ins w:id="7" w:author="Sarah Taylor" w:date="2026-01-13T17:58:00Z">
        <w:r w:rsidR="00920E17" w:rsidRPr="00920E17">
          <w:rPr>
            <w:color w:val="000000"/>
          </w:rPr>
          <w:t>no individual business information will be published.</w:t>
        </w:r>
        <w:r w:rsidR="00920E17" w:rsidRPr="00920E17">
          <w:rPr>
            <w:color w:val="000000"/>
            <w:lang w:val="en-US"/>
          </w:rPr>
          <w:t xml:space="preserve"> </w:t>
        </w:r>
      </w:ins>
      <w:r w:rsidRPr="007A1110">
        <w:rPr>
          <w:lang w:val="en-US"/>
        </w:rPr>
        <w:t xml:space="preserve">Please access </w:t>
      </w:r>
      <w:r w:rsidRPr="007A1110">
        <w:rPr>
          <w:u w:val="single"/>
          <w:lang w:val="en-US"/>
        </w:rPr>
        <w:t xml:space="preserve">www.sib.org.bz </w:t>
      </w:r>
      <w:r w:rsidRPr="007A1110">
        <w:rPr>
          <w:lang w:val="en-US"/>
        </w:rPr>
        <w:t>for more information.</w:t>
      </w:r>
    </w:p>
    <w:p w14:paraId="66217278" w14:textId="77777777" w:rsidR="007A1110" w:rsidRPr="007A1110" w:rsidRDefault="007A1110" w:rsidP="007A1110">
      <w:pPr>
        <w:pStyle w:val="NoSpacing"/>
        <w:rPr>
          <w:lang w:val="en-US"/>
        </w:rPr>
      </w:pPr>
      <w:r w:rsidRPr="007A1110">
        <w:rPr>
          <w:b/>
          <w:bCs/>
          <w:lang w:val="en-US"/>
        </w:rPr>
        <w:t>Confidentiality</w:t>
      </w:r>
    </w:p>
    <w:p w14:paraId="2C315217" w14:textId="77777777" w:rsidR="007A1110" w:rsidRPr="007A1110" w:rsidRDefault="007A1110" w:rsidP="007A1110">
      <w:pPr>
        <w:pStyle w:val="NoSpacing"/>
        <w:rPr>
          <w:lang w:val="en-US"/>
        </w:rPr>
      </w:pPr>
      <w:r w:rsidRPr="007A1110">
        <w:rPr>
          <w:lang w:val="en-US"/>
        </w:rPr>
        <w:t xml:space="preserve">The Statistics Act strictly prohibits the Statistical Institute of Belize from publishing or sharing any information which can be used to identify any person or business without the prior written consent of that person or business. Data collected on this questionnaire will be treated in confidence, used for statistical purposes only and published only in aggregate form. </w:t>
      </w:r>
    </w:p>
    <w:p w14:paraId="7B2716CA" w14:textId="77777777" w:rsidR="007A1110" w:rsidRPr="007A1110" w:rsidRDefault="007A1110" w:rsidP="007A1110">
      <w:pPr>
        <w:pStyle w:val="NoSpacing"/>
        <w:rPr>
          <w:lang w:val="en-US"/>
        </w:rPr>
      </w:pPr>
      <w:r w:rsidRPr="007A1110">
        <w:rPr>
          <w:b/>
          <w:bCs/>
          <w:lang w:val="en-US"/>
        </w:rPr>
        <w:t>General Uses</w:t>
      </w:r>
    </w:p>
    <w:p w14:paraId="5A90644C" w14:textId="25A24CCE" w:rsidR="007A1110" w:rsidRDefault="007A1110" w:rsidP="007A1110">
      <w:pPr>
        <w:pStyle w:val="NoSpacing"/>
        <w:rPr>
          <w:lang w:val="en-US"/>
        </w:rPr>
      </w:pPr>
      <w:r w:rsidRPr="007A1110">
        <w:rPr>
          <w:lang w:val="en-US"/>
        </w:rPr>
        <w:t>Aggregated data from the survey may be used by government and the private sector for the assessment of industry performance and the formulation of business development strategies and economic policies.</w:t>
      </w:r>
    </w:p>
    <w:p w14:paraId="46E4036E" w14:textId="77777777" w:rsidR="007A1110" w:rsidRPr="00FF5E71" w:rsidRDefault="007A1110" w:rsidP="007A1110">
      <w:pPr>
        <w:pStyle w:val="NoSpacing"/>
        <w:rPr>
          <w:rStyle w:val="IntenseEmphasis"/>
          <w:i w:val="0"/>
          <w:iCs w:val="0"/>
          <w:color w:val="auto"/>
        </w:rPr>
      </w:pPr>
    </w:p>
    <w:p w14:paraId="4CACBBA5" w14:textId="4DD57A5E" w:rsidR="00FF5E71" w:rsidRPr="00FF5E71" w:rsidRDefault="00FF5E71" w:rsidP="00FF5E71">
      <w:pPr>
        <w:pStyle w:val="NoSpacing"/>
        <w:rPr>
          <w:rStyle w:val="IntenseEmphasis"/>
          <w:i w:val="0"/>
          <w:iCs w:val="0"/>
          <w:color w:val="auto"/>
        </w:rPr>
      </w:pPr>
      <w:r w:rsidRPr="005F337E">
        <w:rPr>
          <w:rStyle w:val="IntenseEmphasis"/>
          <w:b/>
          <w:bCs/>
          <w:i w:val="0"/>
          <w:iCs w:val="0"/>
          <w:color w:val="auto"/>
        </w:rPr>
        <w:t>Reference period:</w:t>
      </w:r>
      <w:r w:rsidRPr="00FF5E71">
        <w:rPr>
          <w:rStyle w:val="IntenseEmphasis"/>
          <w:i w:val="0"/>
          <w:iCs w:val="0"/>
          <w:color w:val="auto"/>
        </w:rPr>
        <w:t xml:space="preserve"> Please answer for</w:t>
      </w:r>
      <w:r w:rsidR="00BB70CA">
        <w:rPr>
          <w:rStyle w:val="IntenseEmphasis"/>
          <w:i w:val="0"/>
          <w:iCs w:val="0"/>
          <w:color w:val="auto"/>
        </w:rPr>
        <w:t xml:space="preserve"> </w:t>
      </w:r>
      <w:r w:rsidRPr="00FF5E71">
        <w:rPr>
          <w:rStyle w:val="IntenseEmphasis"/>
          <w:i w:val="0"/>
          <w:iCs w:val="0"/>
          <w:color w:val="auto"/>
        </w:rPr>
        <w:t>Calendar Year 2025</w:t>
      </w:r>
      <w:r w:rsidR="00BB70CA">
        <w:rPr>
          <w:rStyle w:val="IntenseEmphasis"/>
          <w:i w:val="0"/>
          <w:iCs w:val="0"/>
          <w:color w:val="auto"/>
        </w:rPr>
        <w:t>.</w:t>
      </w:r>
    </w:p>
    <w:p w14:paraId="549D738F" w14:textId="00A58A8A" w:rsidR="006B0274" w:rsidRDefault="00FF5E71" w:rsidP="00FF5E71">
      <w:pPr>
        <w:pStyle w:val="NoSpacing"/>
        <w:rPr>
          <w:rStyle w:val="IntenseEmphasis"/>
          <w:i w:val="0"/>
          <w:iCs w:val="0"/>
          <w:color w:val="auto"/>
        </w:rPr>
      </w:pPr>
      <w:r w:rsidRPr="005F337E">
        <w:rPr>
          <w:rStyle w:val="IntenseEmphasis"/>
          <w:b/>
          <w:bCs/>
          <w:i w:val="0"/>
          <w:iCs w:val="0"/>
          <w:color w:val="auto"/>
        </w:rPr>
        <w:t>Reporting unit:</w:t>
      </w:r>
      <w:r w:rsidRPr="00FF5E71">
        <w:rPr>
          <w:rStyle w:val="IntenseEmphasis"/>
          <w:i w:val="0"/>
          <w:iCs w:val="0"/>
          <w:color w:val="auto"/>
        </w:rPr>
        <w:t xml:space="preserve"> Please answer for this establishment/site (or your whole business if you have one site only).</w:t>
      </w:r>
    </w:p>
    <w:p w14:paraId="16A5EA75" w14:textId="77777777" w:rsidR="00FF5E71" w:rsidRDefault="00FF5E71" w:rsidP="00FF5E71">
      <w:pPr>
        <w:pStyle w:val="NoSpacing"/>
        <w:rPr>
          <w:rStyle w:val="IntenseEmphasis"/>
          <w:i w:val="0"/>
          <w:iCs w:val="0"/>
          <w:color w:val="auto"/>
        </w:rPr>
      </w:pPr>
    </w:p>
    <w:p w14:paraId="2B20ADFD" w14:textId="1FBF9C87" w:rsidR="00FF5E71" w:rsidRDefault="00FF5E71" w:rsidP="00FF5E71">
      <w:pPr>
        <w:pStyle w:val="NoSpacing"/>
        <w:rPr>
          <w:rStyle w:val="IntenseEmphasis"/>
          <w:b/>
          <w:bCs/>
          <w:i w:val="0"/>
          <w:iCs w:val="0"/>
          <w:color w:val="auto"/>
        </w:rPr>
      </w:pPr>
      <w:r w:rsidRPr="00FF5E71">
        <w:rPr>
          <w:rStyle w:val="IntenseEmphasis"/>
          <w:b/>
          <w:bCs/>
          <w:i w:val="0"/>
          <w:iCs w:val="0"/>
          <w:color w:val="auto"/>
        </w:rPr>
        <w:t>Section A – Business Identification and Location</w:t>
      </w:r>
    </w:p>
    <w:p w14:paraId="226D21F4" w14:textId="77777777" w:rsidR="00FF5E71" w:rsidRPr="00FF5E71" w:rsidRDefault="00FF5E71" w:rsidP="00FF5E71">
      <w:pPr>
        <w:pStyle w:val="NoSpacing"/>
        <w:rPr>
          <w:rStyle w:val="IntenseEmphasis"/>
          <w:b/>
          <w:bCs/>
          <w:i w:val="0"/>
          <w:iCs w:val="0"/>
          <w:color w:val="auto"/>
        </w:rPr>
      </w:pPr>
    </w:p>
    <w:p w14:paraId="2CC0A77D" w14:textId="1A8F9EB5" w:rsidR="00FF5E71" w:rsidRPr="00FF5E71" w:rsidRDefault="00FF5E71" w:rsidP="00FF5E71">
      <w:pPr>
        <w:pStyle w:val="NoSpacing"/>
        <w:numPr>
          <w:ilvl w:val="0"/>
          <w:numId w:val="7"/>
        </w:numPr>
        <w:rPr>
          <w:rStyle w:val="IntenseEmphasis"/>
          <w:i w:val="0"/>
          <w:iCs w:val="0"/>
          <w:color w:val="auto"/>
        </w:rPr>
      </w:pPr>
      <w:commentRangeStart w:id="8"/>
      <w:commentRangeStart w:id="9"/>
      <w:r w:rsidRPr="00FF5E71">
        <w:rPr>
          <w:rStyle w:val="IntenseEmphasis"/>
          <w:i w:val="0"/>
          <w:iCs w:val="0"/>
          <w:color w:val="auto"/>
        </w:rPr>
        <w:t>What is the name of your business?</w:t>
      </w:r>
    </w:p>
    <w:p w14:paraId="75FD3125" w14:textId="7CE3E318" w:rsidR="00FF5E71" w:rsidRDefault="00FF5E71" w:rsidP="00FF5E71">
      <w:pPr>
        <w:pStyle w:val="NoSpacing"/>
        <w:numPr>
          <w:ilvl w:val="0"/>
          <w:numId w:val="7"/>
        </w:numPr>
        <w:rPr>
          <w:rStyle w:val="IntenseEmphasis"/>
          <w:i w:val="0"/>
          <w:iCs w:val="0"/>
          <w:color w:val="auto"/>
        </w:rPr>
      </w:pPr>
      <w:r w:rsidRPr="00FF5E71">
        <w:rPr>
          <w:rStyle w:val="IntenseEmphasis"/>
          <w:i w:val="0"/>
          <w:iCs w:val="0"/>
          <w:color w:val="auto"/>
        </w:rPr>
        <w:t>What is the address or main operating location of this establishment?</w:t>
      </w:r>
      <w:commentRangeEnd w:id="8"/>
      <w:r w:rsidR="005F337E">
        <w:rPr>
          <w:rStyle w:val="CommentReference"/>
          <w:sz w:val="20"/>
          <w:szCs w:val="20"/>
        </w:rPr>
        <w:commentReference w:id="8"/>
      </w:r>
      <w:commentRangeEnd w:id="9"/>
      <w:r w:rsidR="006E4D31">
        <w:rPr>
          <w:rStyle w:val="CommentReference"/>
          <w:sz w:val="20"/>
          <w:szCs w:val="20"/>
        </w:rPr>
        <w:commentReference w:id="9"/>
      </w:r>
    </w:p>
    <w:p w14:paraId="39754C74" w14:textId="4B715B13" w:rsidR="00FF5E71" w:rsidRDefault="00FF5E71" w:rsidP="00FF5E71">
      <w:pPr>
        <w:pStyle w:val="NoSpacing"/>
        <w:numPr>
          <w:ilvl w:val="0"/>
          <w:numId w:val="7"/>
        </w:numPr>
        <w:rPr>
          <w:rStyle w:val="IntenseEmphasis"/>
          <w:i w:val="0"/>
          <w:iCs w:val="0"/>
          <w:color w:val="auto"/>
        </w:rPr>
      </w:pPr>
      <w:r>
        <w:rPr>
          <w:rStyle w:val="IntenseEmphasis"/>
          <w:i w:val="0"/>
          <w:iCs w:val="0"/>
          <w:color w:val="auto"/>
        </w:rPr>
        <w:t>Does your business operate from more than one site?</w:t>
      </w:r>
    </w:p>
    <w:p w14:paraId="1758721A" w14:textId="68AE8226" w:rsidR="00FF5E71" w:rsidRDefault="00FF5E71" w:rsidP="00FF5E71">
      <w:pPr>
        <w:pStyle w:val="NoSpacing"/>
        <w:numPr>
          <w:ilvl w:val="1"/>
          <w:numId w:val="7"/>
        </w:numPr>
        <w:rPr>
          <w:rStyle w:val="IntenseEmphasis"/>
          <w:i w:val="0"/>
          <w:iCs w:val="0"/>
          <w:color w:val="auto"/>
        </w:rPr>
      </w:pPr>
      <w:r>
        <w:rPr>
          <w:rStyle w:val="IntenseEmphasis"/>
          <w:i w:val="0"/>
          <w:iCs w:val="0"/>
          <w:color w:val="auto"/>
        </w:rPr>
        <w:t xml:space="preserve">Yes </w:t>
      </w:r>
    </w:p>
    <w:p w14:paraId="38D521D8" w14:textId="022A2207" w:rsidR="00FF5E71" w:rsidRDefault="00FF5E71" w:rsidP="00FF5E71">
      <w:pPr>
        <w:pStyle w:val="NoSpacing"/>
        <w:numPr>
          <w:ilvl w:val="1"/>
          <w:numId w:val="7"/>
        </w:numPr>
        <w:rPr>
          <w:rStyle w:val="IntenseEmphasis"/>
          <w:i w:val="0"/>
          <w:iCs w:val="0"/>
          <w:color w:val="auto"/>
        </w:rPr>
      </w:pPr>
      <w:r>
        <w:rPr>
          <w:rStyle w:val="IntenseEmphasis"/>
          <w:i w:val="0"/>
          <w:iCs w:val="0"/>
          <w:color w:val="auto"/>
        </w:rPr>
        <w:t>No</w:t>
      </w:r>
    </w:p>
    <w:p w14:paraId="61A37578" w14:textId="77777777" w:rsidR="005F337E" w:rsidRPr="005F337E" w:rsidRDefault="005F337E" w:rsidP="005F337E">
      <w:pPr>
        <w:pStyle w:val="NoSpacing"/>
        <w:ind w:left="1440"/>
        <w:rPr>
          <w:rStyle w:val="IntenseEmphasis"/>
          <w:i w:val="0"/>
          <w:iCs w:val="0"/>
          <w:color w:val="auto"/>
        </w:rPr>
      </w:pPr>
    </w:p>
    <w:p w14:paraId="07F20158" w14:textId="0064795A" w:rsidR="00FF5E71" w:rsidRPr="005F337E" w:rsidRDefault="00FF5E71" w:rsidP="00FF5E71">
      <w:pPr>
        <w:pStyle w:val="NoSpacing"/>
        <w:numPr>
          <w:ilvl w:val="0"/>
          <w:numId w:val="7"/>
        </w:numPr>
      </w:pPr>
      <w:r w:rsidRPr="005F337E">
        <w:t>What is the main activity of your business?</w:t>
      </w:r>
      <w:r w:rsidRPr="005F337E">
        <w:br/>
        <w:t xml:space="preserve">(Select one category / </w:t>
      </w:r>
      <w:commentRangeStart w:id="10"/>
      <w:commentRangeStart w:id="11"/>
      <w:r w:rsidRPr="005F337E">
        <w:t>ISIC code from list)</w:t>
      </w:r>
      <w:commentRangeEnd w:id="10"/>
      <w:r w:rsidR="005F337E" w:rsidRPr="005F337E">
        <w:rPr>
          <w:rStyle w:val="CommentReference"/>
          <w:sz w:val="20"/>
          <w:szCs w:val="20"/>
        </w:rPr>
        <w:commentReference w:id="10"/>
      </w:r>
      <w:commentRangeEnd w:id="11"/>
      <w:r w:rsidR="006E4D31" w:rsidRPr="005F337E">
        <w:rPr>
          <w:rStyle w:val="CommentReference"/>
          <w:sz w:val="20"/>
          <w:szCs w:val="20"/>
        </w:rPr>
        <w:commentReference w:id="11"/>
      </w:r>
    </w:p>
    <w:p w14:paraId="2A701474" w14:textId="77777777" w:rsidR="005F337E" w:rsidRPr="005F337E" w:rsidRDefault="005F337E" w:rsidP="005F337E">
      <w:pPr>
        <w:pStyle w:val="NoSpacing"/>
        <w:ind w:left="720"/>
      </w:pPr>
    </w:p>
    <w:p w14:paraId="6E052B88" w14:textId="4D5FEDC6" w:rsidR="00FF5E71" w:rsidRPr="005F337E" w:rsidRDefault="00FF5E71" w:rsidP="00FF5E71">
      <w:pPr>
        <w:pStyle w:val="NoSpacing"/>
        <w:numPr>
          <w:ilvl w:val="0"/>
          <w:numId w:val="7"/>
        </w:numPr>
      </w:pPr>
      <w:r w:rsidRPr="005F337E">
        <w:t xml:space="preserve">How many years has your business been operating? </w:t>
      </w:r>
    </w:p>
    <w:p w14:paraId="18C1083D" w14:textId="77777777" w:rsidR="00FF5E71" w:rsidRDefault="00FF5E71" w:rsidP="00FF5E71">
      <w:pPr>
        <w:pStyle w:val="NoSpacing"/>
      </w:pPr>
    </w:p>
    <w:p w14:paraId="694AC550" w14:textId="74808DBD" w:rsidR="00FF5E71" w:rsidRDefault="00FF5E71" w:rsidP="00FF5E71">
      <w:pPr>
        <w:pStyle w:val="NoSpacing"/>
        <w:rPr>
          <w:b/>
          <w:bCs/>
        </w:rPr>
      </w:pPr>
      <w:r w:rsidRPr="00FF5E71">
        <w:rPr>
          <w:b/>
          <w:bCs/>
        </w:rPr>
        <w:t xml:space="preserve">Section B – Employment and Compensation </w:t>
      </w:r>
    </w:p>
    <w:p w14:paraId="2C9B8F1B" w14:textId="77777777" w:rsidR="00FF5E71" w:rsidRPr="00FF5E71" w:rsidRDefault="00FF5E71" w:rsidP="00FF5E71">
      <w:pPr>
        <w:pStyle w:val="NoSpacing"/>
        <w:rPr>
          <w:b/>
          <w:bCs/>
        </w:rPr>
      </w:pPr>
    </w:p>
    <w:p w14:paraId="2DECC584" w14:textId="6440AC31" w:rsidR="00FF5E71" w:rsidRDefault="007A1110" w:rsidP="00FF5E71">
      <w:pPr>
        <w:pStyle w:val="NoSpacing"/>
        <w:numPr>
          <w:ilvl w:val="0"/>
          <w:numId w:val="7"/>
        </w:numPr>
      </w:pPr>
      <w:r w:rsidRPr="007A1110">
        <w:t>How many employees did the business have on average for the year 202</w:t>
      </w:r>
      <w:r>
        <w:t>5</w:t>
      </w:r>
      <w:r w:rsidR="00FF5E71" w:rsidRPr="00FF5E71">
        <w:t>?</w:t>
      </w:r>
    </w:p>
    <w:p w14:paraId="7AD64300" w14:textId="0FAD5876" w:rsidR="005F337E" w:rsidRDefault="00936112" w:rsidP="00936112">
      <w:pPr>
        <w:pStyle w:val="NoSpacing"/>
        <w:numPr>
          <w:ilvl w:val="1"/>
          <w:numId w:val="7"/>
        </w:numPr>
        <w:rPr>
          <w:rStyle w:val="IntenseEmphasis"/>
          <w:i w:val="0"/>
          <w:iCs w:val="0"/>
          <w:color w:val="auto"/>
        </w:rPr>
      </w:pPr>
      <w:r>
        <w:rPr>
          <w:rStyle w:val="IntenseEmphasis"/>
          <w:i w:val="0"/>
          <w:iCs w:val="0"/>
          <w:color w:val="auto"/>
        </w:rPr>
        <w:t>___</w:t>
      </w:r>
    </w:p>
    <w:p w14:paraId="670FA72B" w14:textId="77777777" w:rsidR="00936112" w:rsidRPr="00936112" w:rsidRDefault="00936112" w:rsidP="00936112">
      <w:pPr>
        <w:pStyle w:val="NoSpacing"/>
        <w:ind w:left="1440"/>
        <w:rPr>
          <w:rStyle w:val="IntenseEmphasis"/>
          <w:i w:val="0"/>
          <w:iCs w:val="0"/>
          <w:color w:val="auto"/>
        </w:rPr>
      </w:pPr>
    </w:p>
    <w:p w14:paraId="72C7C60C" w14:textId="620B70B3" w:rsidR="00FF5E71" w:rsidRPr="00936112" w:rsidRDefault="007A1110" w:rsidP="00FF5E71">
      <w:pPr>
        <w:pStyle w:val="NoSpacing"/>
        <w:numPr>
          <w:ilvl w:val="0"/>
          <w:numId w:val="7"/>
        </w:numPr>
        <w:rPr>
          <w:rStyle w:val="IntenseEmphasis"/>
          <w:i w:val="0"/>
          <w:iCs w:val="0"/>
          <w:color w:val="auto"/>
        </w:rPr>
      </w:pPr>
      <w:r w:rsidRPr="00936112">
        <w:rPr>
          <w:lang w:val="en-US"/>
        </w:rPr>
        <w:t xml:space="preserve">Of the </w:t>
      </w:r>
      <w:r w:rsidR="00936112" w:rsidRPr="00936112">
        <w:rPr>
          <w:lang w:val="en-US"/>
        </w:rPr>
        <w:t>people</w:t>
      </w:r>
      <w:r w:rsidRPr="00936112">
        <w:rPr>
          <w:lang w:val="en-US"/>
        </w:rPr>
        <w:t xml:space="preserve"> employed in 2025, how many were: </w:t>
      </w:r>
      <w:r w:rsidR="00FF5E71" w:rsidRPr="00936112">
        <w:rPr>
          <w:rStyle w:val="IntenseEmphasis"/>
          <w:i w:val="0"/>
          <w:iCs w:val="0"/>
          <w:color w:val="auto"/>
        </w:rPr>
        <w:t xml:space="preserve"> </w:t>
      </w:r>
    </w:p>
    <w:p w14:paraId="7505ACB3"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Female: ___</w:t>
      </w:r>
    </w:p>
    <w:p w14:paraId="75BF3B72"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Male: ___</w:t>
      </w:r>
    </w:p>
    <w:p w14:paraId="7A34A66F" w14:textId="77777777" w:rsidR="005F337E" w:rsidRPr="005F337E" w:rsidRDefault="005F337E" w:rsidP="005F337E">
      <w:pPr>
        <w:pStyle w:val="NoSpacing"/>
        <w:ind w:left="1440"/>
        <w:rPr>
          <w:rStyle w:val="IntenseEmphasis"/>
          <w:i w:val="0"/>
          <w:iCs w:val="0"/>
          <w:color w:val="auto"/>
        </w:rPr>
      </w:pPr>
    </w:p>
    <w:p w14:paraId="0DC19104" w14:textId="77777777" w:rsidR="007A1110" w:rsidRPr="005F337E" w:rsidRDefault="007A1110" w:rsidP="007A1110">
      <w:pPr>
        <w:pStyle w:val="NoSpacing"/>
        <w:rPr>
          <w:rStyle w:val="IntenseEmphasis"/>
          <w:b/>
          <w:bCs/>
          <w:i w:val="0"/>
          <w:iCs w:val="0"/>
          <w:color w:val="auto"/>
        </w:rPr>
      </w:pPr>
      <w:r w:rsidRPr="005F337E">
        <w:rPr>
          <w:rStyle w:val="IntenseEmphasis"/>
          <w:b/>
          <w:bCs/>
          <w:i w:val="0"/>
          <w:iCs w:val="0"/>
          <w:color w:val="auto"/>
        </w:rPr>
        <w:t>Section E - General</w:t>
      </w:r>
    </w:p>
    <w:p w14:paraId="55E4EC11" w14:textId="77777777" w:rsidR="007A1110" w:rsidRPr="005F337E" w:rsidRDefault="007A1110" w:rsidP="007A1110">
      <w:pPr>
        <w:pStyle w:val="NoSpacing"/>
        <w:ind w:left="1440"/>
        <w:rPr>
          <w:rStyle w:val="IntenseEmphasis"/>
          <w:i w:val="0"/>
          <w:iCs w:val="0"/>
          <w:color w:val="auto"/>
        </w:rPr>
      </w:pPr>
    </w:p>
    <w:p w14:paraId="4A41290F" w14:textId="77777777" w:rsidR="007A1110" w:rsidRPr="005F337E" w:rsidRDefault="007A1110" w:rsidP="007A1110">
      <w:pPr>
        <w:pStyle w:val="NoSpacing"/>
        <w:numPr>
          <w:ilvl w:val="0"/>
          <w:numId w:val="7"/>
        </w:numPr>
      </w:pPr>
      <w:r w:rsidRPr="005F337E">
        <w:t>How important are the following ocean-related factors to your business outcomes?</w:t>
      </w:r>
      <w:r w:rsidRPr="005F337E">
        <w:br/>
        <w:t>Use this scale: 1 = Not important, 2 = Slightly important, 3 = Moderately important, 4 = Very important, 5 = Essential.</w:t>
      </w:r>
    </w:p>
    <w:p w14:paraId="40D0F8F8" w14:textId="77777777" w:rsidR="007A1110" w:rsidRDefault="007A1110" w:rsidP="007A1110">
      <w:pPr>
        <w:pStyle w:val="NoSpacing"/>
        <w:numPr>
          <w:ilvl w:val="0"/>
          <w:numId w:val="2"/>
        </w:numPr>
      </w:pPr>
      <w:r w:rsidRPr="005F337E">
        <w:t>My business activities take place on or in the ocean. (1–5)</w:t>
      </w:r>
    </w:p>
    <w:p w14:paraId="2BEC17BD" w14:textId="77777777" w:rsidR="007A1110" w:rsidRDefault="007A1110" w:rsidP="007A1110">
      <w:pPr>
        <w:pStyle w:val="NoSpacing"/>
        <w:numPr>
          <w:ilvl w:val="0"/>
          <w:numId w:val="2"/>
        </w:numPr>
      </w:pPr>
      <w:r w:rsidRPr="005F337E">
        <w:t>My business produces goods/services primarily for use on or in the ocean. (1–5)</w:t>
      </w:r>
    </w:p>
    <w:p w14:paraId="1B5778BE" w14:textId="77777777" w:rsidR="007A1110" w:rsidRDefault="007A1110" w:rsidP="007A1110">
      <w:pPr>
        <w:pStyle w:val="NoSpacing"/>
        <w:numPr>
          <w:ilvl w:val="0"/>
          <w:numId w:val="2"/>
        </w:numPr>
      </w:pPr>
      <w:r w:rsidRPr="005F337E">
        <w:t>My business extracts non-living resources from the marine environment. (1–5)</w:t>
      </w:r>
    </w:p>
    <w:p w14:paraId="05BFC4A7" w14:textId="77777777" w:rsidR="007A1110" w:rsidRDefault="007A1110" w:rsidP="007A1110">
      <w:pPr>
        <w:pStyle w:val="NoSpacing"/>
        <w:numPr>
          <w:ilvl w:val="0"/>
          <w:numId w:val="2"/>
        </w:numPr>
      </w:pPr>
      <w:r w:rsidRPr="005F337E">
        <w:t>My business harvests living resources from the marine environment. (1–5)</w:t>
      </w:r>
    </w:p>
    <w:p w14:paraId="28E7F3EA" w14:textId="77777777" w:rsidR="007A1110" w:rsidRDefault="007A1110" w:rsidP="007A1110">
      <w:pPr>
        <w:pStyle w:val="NoSpacing"/>
        <w:numPr>
          <w:ilvl w:val="0"/>
          <w:numId w:val="2"/>
        </w:numPr>
      </w:pPr>
      <w:r w:rsidRPr="005F337E">
        <w:t>My business uses living marine resources as intermediate inputs. (1–5)</w:t>
      </w:r>
    </w:p>
    <w:p w14:paraId="65852927" w14:textId="77777777" w:rsidR="007A1110" w:rsidRDefault="007A1110" w:rsidP="007A1110">
      <w:pPr>
        <w:pStyle w:val="NoSpacing"/>
        <w:numPr>
          <w:ilvl w:val="0"/>
          <w:numId w:val="2"/>
        </w:numPr>
      </w:pPr>
      <w:r w:rsidRPr="005F337E">
        <w:t>My business would likely not take place if it were not located near the ocean. (1–5)</w:t>
      </w:r>
    </w:p>
    <w:p w14:paraId="4088B282" w14:textId="77777777" w:rsidR="007A1110" w:rsidRDefault="007A1110" w:rsidP="007A1110">
      <w:pPr>
        <w:pStyle w:val="NoSpacing"/>
        <w:numPr>
          <w:ilvl w:val="0"/>
          <w:numId w:val="2"/>
        </w:numPr>
      </w:pPr>
      <w:r w:rsidRPr="005F337E">
        <w:t>My business gains a particular advantage by being located near the ocean. (1–5)</w:t>
      </w:r>
    </w:p>
    <w:p w14:paraId="5734E9EF" w14:textId="77777777" w:rsidR="007A1110" w:rsidRPr="005F337E" w:rsidRDefault="007A1110" w:rsidP="007A1110">
      <w:pPr>
        <w:pStyle w:val="NoSpacing"/>
        <w:ind w:left="1440"/>
      </w:pPr>
    </w:p>
    <w:p w14:paraId="23FF6552" w14:textId="6204D974" w:rsidR="007A1110" w:rsidRPr="005F337E" w:rsidRDefault="007A1110" w:rsidP="007A1110">
      <w:pPr>
        <w:pStyle w:val="NoSpacing"/>
        <w:numPr>
          <w:ilvl w:val="0"/>
          <w:numId w:val="7"/>
        </w:numPr>
        <w:rPr>
          <w:rStyle w:val="IntenseEmphasis"/>
          <w:i w:val="0"/>
          <w:iCs w:val="0"/>
          <w:color w:val="auto"/>
        </w:rPr>
      </w:pPr>
      <w:commentRangeStart w:id="12"/>
      <w:r w:rsidRPr="005F337E">
        <w:rPr>
          <w:rStyle w:val="IntenseEmphasis"/>
          <w:i w:val="0"/>
          <w:iCs w:val="0"/>
          <w:color w:val="auto"/>
        </w:rPr>
        <w:t xml:space="preserve">Which climate-related impacts could negatively affect your business in the next </w:t>
      </w:r>
      <w:r w:rsidR="00936112">
        <w:rPr>
          <w:rStyle w:val="IntenseEmphasis"/>
          <w:i w:val="0"/>
          <w:iCs w:val="0"/>
          <w:color w:val="auto"/>
        </w:rPr>
        <w:t>5</w:t>
      </w:r>
      <w:r w:rsidRPr="005F337E">
        <w:rPr>
          <w:rStyle w:val="IntenseEmphasis"/>
          <w:i w:val="0"/>
          <w:iCs w:val="0"/>
          <w:color w:val="auto"/>
        </w:rPr>
        <w:t xml:space="preserve"> years? </w:t>
      </w:r>
      <w:commentRangeEnd w:id="12"/>
      <w:r w:rsidRPr="005F337E">
        <w:rPr>
          <w:rStyle w:val="CommentReference"/>
          <w:sz w:val="20"/>
          <w:szCs w:val="20"/>
        </w:rPr>
        <w:commentReference w:id="12"/>
      </w:r>
      <w:r w:rsidRPr="005F337E">
        <w:rPr>
          <w:rStyle w:val="IntenseEmphasis"/>
          <w:i w:val="0"/>
          <w:iCs w:val="0"/>
          <w:color w:val="auto"/>
        </w:rPr>
        <w:t>(select all that apply)</w:t>
      </w:r>
    </w:p>
    <w:p w14:paraId="17DEB90F" w14:textId="77777777" w:rsidR="007A1110" w:rsidRPr="005F337E" w:rsidRDefault="007A1110" w:rsidP="007A1110">
      <w:pPr>
        <w:pStyle w:val="NoSpacing"/>
        <w:numPr>
          <w:ilvl w:val="1"/>
          <w:numId w:val="7"/>
        </w:numPr>
        <w:rPr>
          <w:rStyle w:val="IntenseEmphasis"/>
          <w:i w:val="0"/>
          <w:iCs w:val="0"/>
          <w:color w:val="auto"/>
        </w:rPr>
      </w:pPr>
      <w:commentRangeStart w:id="13"/>
      <w:r w:rsidRPr="005F337E">
        <w:rPr>
          <w:rStyle w:val="IntenseEmphasis"/>
          <w:i w:val="0"/>
          <w:iCs w:val="0"/>
          <w:color w:val="auto"/>
        </w:rPr>
        <w:t>Coastal flooding / storm surge</w:t>
      </w:r>
    </w:p>
    <w:p w14:paraId="566E25C0"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Sea-level rise / erosion</w:t>
      </w:r>
    </w:p>
    <w:p w14:paraId="5AAB2485"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Coral bleaching / ecosystem decline</w:t>
      </w:r>
    </w:p>
    <w:p w14:paraId="72A4E020"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Stronger storms / higher wave action</w:t>
      </w:r>
    </w:p>
    <w:p w14:paraId="3A371559"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Heat stress affecting demand or staff</w:t>
      </w:r>
    </w:p>
    <w:p w14:paraId="6E3ADC8F"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Water shortages</w:t>
      </w:r>
    </w:p>
    <w:p w14:paraId="632C42FF" w14:textId="77777777" w:rsidR="007A1110" w:rsidRPr="005F337E" w:rsidRDefault="007A1110" w:rsidP="007A1110">
      <w:pPr>
        <w:pStyle w:val="NoSpacing"/>
        <w:numPr>
          <w:ilvl w:val="1"/>
          <w:numId w:val="7"/>
        </w:numPr>
        <w:rPr>
          <w:rStyle w:val="IntenseEmphasis"/>
          <w:i w:val="0"/>
          <w:iCs w:val="0"/>
          <w:color w:val="auto"/>
        </w:rPr>
      </w:pPr>
      <w:r w:rsidRPr="005F337E">
        <w:rPr>
          <w:rStyle w:val="IntenseEmphasis"/>
          <w:i w:val="0"/>
          <w:iCs w:val="0"/>
          <w:color w:val="auto"/>
        </w:rPr>
        <w:t>Other (please specify): ______</w:t>
      </w:r>
      <w:commentRangeEnd w:id="13"/>
      <w:r w:rsidRPr="005F337E">
        <w:rPr>
          <w:rStyle w:val="CommentReference"/>
          <w:sz w:val="20"/>
          <w:szCs w:val="20"/>
        </w:rPr>
        <w:commentReference w:id="13"/>
      </w:r>
    </w:p>
    <w:p w14:paraId="00CCBF9D" w14:textId="77777777" w:rsidR="00FF5E71" w:rsidRDefault="00FF5E71" w:rsidP="00FF5E71">
      <w:pPr>
        <w:pStyle w:val="NoSpacing"/>
      </w:pPr>
    </w:p>
    <w:p w14:paraId="21B79731" w14:textId="5F03FCA2" w:rsidR="00FF5E71" w:rsidRDefault="00FF5E71" w:rsidP="00FF5E71">
      <w:pPr>
        <w:pStyle w:val="NoSpacing"/>
        <w:rPr>
          <w:b/>
          <w:bCs/>
        </w:rPr>
      </w:pPr>
      <w:r w:rsidRPr="00FF5E71">
        <w:rPr>
          <w:b/>
          <w:bCs/>
        </w:rPr>
        <w:t xml:space="preserve">Section C – Output (turnover) and Intermediate Inputs </w:t>
      </w:r>
    </w:p>
    <w:p w14:paraId="091AF947" w14:textId="77777777" w:rsidR="00FF5E71" w:rsidRPr="00FF5E71" w:rsidRDefault="00FF5E71" w:rsidP="00FF5E71">
      <w:pPr>
        <w:pStyle w:val="NoSpacing"/>
        <w:rPr>
          <w:b/>
          <w:bCs/>
        </w:rPr>
      </w:pPr>
      <w:commentRangeStart w:id="14"/>
      <w:commentRangeStart w:id="15"/>
      <w:commentRangeStart w:id="16"/>
    </w:p>
    <w:p w14:paraId="231C902A" w14:textId="60B5D05D" w:rsidR="00FF5E71" w:rsidRPr="00FF5E71" w:rsidRDefault="00FF5E71" w:rsidP="00FF5E71">
      <w:pPr>
        <w:pStyle w:val="NoSpacing"/>
        <w:numPr>
          <w:ilvl w:val="0"/>
          <w:numId w:val="7"/>
        </w:numPr>
      </w:pPr>
      <w:r w:rsidRPr="00FF5E71">
        <w:rPr>
          <w:b/>
          <w:bCs/>
        </w:rPr>
        <w:t>Approximately what percentage of your total turnover/sales is ocean-related?</w:t>
      </w:r>
      <w:r w:rsidRPr="00FF5E71">
        <w:br/>
      </w:r>
      <w:r w:rsidRPr="00FF5E71">
        <w:rPr>
          <w:i/>
          <w:iCs/>
        </w:rPr>
        <w:t>(Ocean-related means dependent on the ocean/coast through activities, marine inputs, or coastal location advantage.)</w:t>
      </w:r>
      <w:r w:rsidR="007A1110">
        <w:rPr>
          <w:i/>
          <w:iCs/>
        </w:rPr>
        <w:t xml:space="preserve"> Note: If actual percentage value is unknown probe from the ranges</w:t>
      </w:r>
    </w:p>
    <w:p w14:paraId="5C58B54C" w14:textId="4318B2F8" w:rsidR="007A1110" w:rsidRDefault="007A1110" w:rsidP="00FF5E71">
      <w:pPr>
        <w:pStyle w:val="NoSpacing"/>
        <w:numPr>
          <w:ilvl w:val="1"/>
          <w:numId w:val="7"/>
        </w:numPr>
      </w:pPr>
      <w:r>
        <w:t>____(actual percentage value)</w:t>
      </w:r>
    </w:p>
    <w:p w14:paraId="19D37061" w14:textId="07156F3A" w:rsidR="00FF5E71" w:rsidRPr="00FF5E71" w:rsidRDefault="00FF5E71" w:rsidP="00FF5E71">
      <w:pPr>
        <w:pStyle w:val="NoSpacing"/>
        <w:numPr>
          <w:ilvl w:val="1"/>
          <w:numId w:val="7"/>
        </w:numPr>
      </w:pPr>
      <w:r w:rsidRPr="00FF5E71">
        <w:t>0%</w:t>
      </w:r>
    </w:p>
    <w:p w14:paraId="5F8AF9E6" w14:textId="77777777" w:rsidR="00FF5E71" w:rsidRPr="00FF5E71" w:rsidRDefault="00FF5E71" w:rsidP="00FF5E71">
      <w:pPr>
        <w:pStyle w:val="NoSpacing"/>
        <w:numPr>
          <w:ilvl w:val="1"/>
          <w:numId w:val="7"/>
        </w:numPr>
      </w:pPr>
      <w:r w:rsidRPr="00FF5E71">
        <w:t>1–24%</w:t>
      </w:r>
    </w:p>
    <w:p w14:paraId="71A1E363" w14:textId="77777777" w:rsidR="00FF5E71" w:rsidRPr="00FF5E71" w:rsidRDefault="00FF5E71" w:rsidP="00FF5E71">
      <w:pPr>
        <w:pStyle w:val="NoSpacing"/>
        <w:numPr>
          <w:ilvl w:val="1"/>
          <w:numId w:val="7"/>
        </w:numPr>
      </w:pPr>
      <w:r w:rsidRPr="00FF5E71">
        <w:t>25–49%</w:t>
      </w:r>
    </w:p>
    <w:p w14:paraId="6A9D5050" w14:textId="77777777" w:rsidR="00FF5E71" w:rsidRPr="00FF5E71" w:rsidRDefault="00FF5E71" w:rsidP="00FF5E71">
      <w:pPr>
        <w:pStyle w:val="NoSpacing"/>
        <w:numPr>
          <w:ilvl w:val="1"/>
          <w:numId w:val="7"/>
        </w:numPr>
      </w:pPr>
      <w:r w:rsidRPr="00FF5E71">
        <w:t>50–74%</w:t>
      </w:r>
    </w:p>
    <w:p w14:paraId="301EF6F0" w14:textId="77777777" w:rsidR="00FF5E71" w:rsidRPr="00FF5E71" w:rsidRDefault="00FF5E71" w:rsidP="00FF5E71">
      <w:pPr>
        <w:pStyle w:val="NoSpacing"/>
        <w:numPr>
          <w:ilvl w:val="1"/>
          <w:numId w:val="7"/>
        </w:numPr>
      </w:pPr>
      <w:r w:rsidRPr="00FF5E71">
        <w:t>75–99%</w:t>
      </w:r>
    </w:p>
    <w:p w14:paraId="2EF421EA" w14:textId="77777777" w:rsidR="00FF5E71" w:rsidRDefault="00FF5E71" w:rsidP="00FF5E71">
      <w:pPr>
        <w:pStyle w:val="NoSpacing"/>
        <w:numPr>
          <w:ilvl w:val="1"/>
          <w:numId w:val="7"/>
        </w:numPr>
      </w:pPr>
      <w:r w:rsidRPr="00FF5E71">
        <w:t>100%</w:t>
      </w:r>
      <w:commentRangeEnd w:id="14"/>
      <w:r w:rsidR="00D033ED">
        <w:rPr>
          <w:rStyle w:val="CommentReference"/>
          <w:sz w:val="20"/>
          <w:szCs w:val="20"/>
        </w:rPr>
        <w:commentReference w:id="14"/>
      </w:r>
      <w:commentRangeEnd w:id="15"/>
      <w:r w:rsidR="00D033ED">
        <w:rPr>
          <w:rStyle w:val="CommentReference"/>
          <w:sz w:val="20"/>
          <w:szCs w:val="20"/>
        </w:rPr>
        <w:commentReference w:id="15"/>
      </w:r>
      <w:commentRangeEnd w:id="16"/>
      <w:r w:rsidR="005C1BFC">
        <w:rPr>
          <w:rStyle w:val="CommentReference"/>
          <w:sz w:val="20"/>
          <w:szCs w:val="20"/>
        </w:rPr>
        <w:commentReference w:id="16"/>
      </w:r>
    </w:p>
    <w:p w14:paraId="1CF4E2F3" w14:textId="77777777" w:rsidR="005F337E" w:rsidRPr="00FF5E71" w:rsidRDefault="005F337E" w:rsidP="005F337E">
      <w:pPr>
        <w:pStyle w:val="NoSpacing"/>
        <w:ind w:left="1440"/>
      </w:pPr>
    </w:p>
    <w:p w14:paraId="66C5E7D8" w14:textId="6C68A3FB" w:rsidR="00FF5E71" w:rsidRPr="00B173F9" w:rsidRDefault="00B173F9" w:rsidP="00B173F9">
      <w:pPr>
        <w:pStyle w:val="NoSpacing"/>
        <w:numPr>
          <w:ilvl w:val="0"/>
          <w:numId w:val="7"/>
        </w:numPr>
        <w:rPr>
          <w:b/>
          <w:bCs/>
          <w:rPrChange w:id="17" w:author="Sarah Taylor" w:date="2026-01-13T18:08:00Z" w16du:dateUtc="2026-01-13T18:08:00Z">
            <w:rPr/>
          </w:rPrChange>
        </w:rPr>
      </w:pPr>
      <w:commentRangeStart w:id="18"/>
      <w:ins w:id="19" w:author="Sarah Taylor" w:date="2026-01-13T18:08:00Z" w16du:dateUtc="2026-01-13T18:08:00Z">
        <w:r>
          <w:rPr>
            <w:b/>
            <w:bCs/>
          </w:rPr>
          <w:t>A</w:t>
        </w:r>
        <w:r w:rsidRPr="00B173F9">
          <w:rPr>
            <w:b/>
            <w:bCs/>
          </w:rPr>
          <w:t>pproximately what percentage of your day-to-day operating purchases (goods and services used to run the business), excluding wages and salaries, were used to support the ocean- or coastal-related part of your business?</w:t>
        </w:r>
        <w:r>
          <w:rPr>
            <w:b/>
            <w:bCs/>
          </w:rPr>
          <w:t xml:space="preserve"> </w:t>
        </w:r>
        <w:r w:rsidRPr="00B173F9">
          <w:rPr>
            <w:b/>
            <w:bCs/>
          </w:rPr>
          <w:t xml:space="preserve">This refers to inputs such as utilities, fuel, supplies, maintenance and repairs, materials, and contracted services. It is not asking whether the items came from the ocean. </w:t>
        </w:r>
      </w:ins>
      <w:commentRangeEnd w:id="18"/>
      <w:ins w:id="20" w:author="Sarah Taylor" w:date="2026-01-13T18:11:00Z" w16du:dateUtc="2026-01-13T18:11:00Z">
        <w:r w:rsidR="0067029A" w:rsidRPr="00B173F9">
          <w:rPr>
            <w:rStyle w:val="CommentReference"/>
            <w:b/>
            <w:bCs/>
            <w:sz w:val="20"/>
            <w:szCs w:val="20"/>
          </w:rPr>
          <w:commentReference w:id="18"/>
        </w:r>
      </w:ins>
      <w:del w:id="21" w:author="Sarah Taylor" w:date="2026-01-13T18:08:00Z" w16du:dateUtc="2026-01-13T18:08:00Z">
        <w:r w:rsidR="00FF5E71" w:rsidRPr="00B173F9" w:rsidDel="00B173F9">
          <w:rPr>
            <w:b/>
            <w:bCs/>
          </w:rPr>
          <w:delText>Approximately what percentage of your operating input purchases is ocean-related?</w:delText>
        </w:r>
        <w:r w:rsidR="00FF5E71" w:rsidRPr="00FF5E71" w:rsidDel="00B173F9">
          <w:br/>
        </w:r>
        <w:r w:rsidR="00FF5E71" w:rsidRPr="00B173F9" w:rsidDel="00B173F9">
          <w:rPr>
            <w:i/>
            <w:iCs/>
          </w:rPr>
          <w:delText xml:space="preserve">(Operating inputs = goods and services used up in running the business, excluding wages and </w:delText>
        </w:r>
        <w:r w:rsidR="005F337E" w:rsidRPr="00B173F9" w:rsidDel="00B173F9">
          <w:rPr>
            <w:i/>
            <w:iCs/>
          </w:rPr>
          <w:delText>salaries,</w:delText>
        </w:r>
        <w:r w:rsidR="00FF5E71" w:rsidRPr="00B173F9" w:rsidDel="00B173F9">
          <w:rPr>
            <w:i/>
            <w:iCs/>
          </w:rPr>
          <w:delText xml:space="preserve"> e.g., fuel, food supplies, repairs, materials, subcontracted services.)</w:delText>
        </w:r>
        <w:r w:rsidR="007A1110" w:rsidRPr="00B173F9" w:rsidDel="00B173F9">
          <w:rPr>
            <w:i/>
            <w:iCs/>
          </w:rPr>
          <w:delText xml:space="preserve"> </w:delText>
        </w:r>
      </w:del>
      <w:r w:rsidR="007A1110" w:rsidRPr="00B173F9">
        <w:rPr>
          <w:i/>
          <w:iCs/>
        </w:rPr>
        <w:t>Note: If actual percentage value is unknown probe from the ranges</w:t>
      </w:r>
    </w:p>
    <w:p w14:paraId="29810068" w14:textId="54326283" w:rsidR="007A1110" w:rsidRDefault="007A1110" w:rsidP="00FF5E71">
      <w:pPr>
        <w:pStyle w:val="NoSpacing"/>
        <w:numPr>
          <w:ilvl w:val="1"/>
          <w:numId w:val="7"/>
        </w:numPr>
      </w:pPr>
      <w:r>
        <w:t>___(actual percentage value)</w:t>
      </w:r>
    </w:p>
    <w:p w14:paraId="515C4181" w14:textId="6F3042D6" w:rsidR="00FF5E71" w:rsidRPr="00FF5E71" w:rsidRDefault="00FF5E71" w:rsidP="00FF5E71">
      <w:pPr>
        <w:pStyle w:val="NoSpacing"/>
        <w:numPr>
          <w:ilvl w:val="1"/>
          <w:numId w:val="7"/>
        </w:numPr>
      </w:pPr>
      <w:commentRangeStart w:id="22"/>
      <w:r w:rsidRPr="00FF5E71">
        <w:t>0%</w:t>
      </w:r>
    </w:p>
    <w:p w14:paraId="5B49CB40" w14:textId="77777777" w:rsidR="00FF5E71" w:rsidRPr="00FF5E71" w:rsidRDefault="00FF5E71" w:rsidP="00FF5E71">
      <w:pPr>
        <w:pStyle w:val="NoSpacing"/>
        <w:numPr>
          <w:ilvl w:val="1"/>
          <w:numId w:val="7"/>
        </w:numPr>
      </w:pPr>
      <w:r w:rsidRPr="00FF5E71">
        <w:t>1–24%</w:t>
      </w:r>
    </w:p>
    <w:p w14:paraId="39074AD7" w14:textId="77777777" w:rsidR="00FF5E71" w:rsidRPr="00FF5E71" w:rsidRDefault="00FF5E71" w:rsidP="00FF5E71">
      <w:pPr>
        <w:pStyle w:val="NoSpacing"/>
        <w:numPr>
          <w:ilvl w:val="1"/>
          <w:numId w:val="7"/>
        </w:numPr>
      </w:pPr>
      <w:r w:rsidRPr="00FF5E71">
        <w:t>25–49%</w:t>
      </w:r>
    </w:p>
    <w:p w14:paraId="67CEE5DB" w14:textId="77777777" w:rsidR="00FF5E71" w:rsidRPr="00FF5E71" w:rsidRDefault="00FF5E71" w:rsidP="00FF5E71">
      <w:pPr>
        <w:pStyle w:val="NoSpacing"/>
        <w:numPr>
          <w:ilvl w:val="1"/>
          <w:numId w:val="7"/>
        </w:numPr>
      </w:pPr>
      <w:r w:rsidRPr="00FF5E71">
        <w:t>50–74%</w:t>
      </w:r>
    </w:p>
    <w:p w14:paraId="0754F4E7" w14:textId="77777777" w:rsidR="00FF5E71" w:rsidRPr="00FF5E71" w:rsidRDefault="00FF5E71" w:rsidP="00FF5E71">
      <w:pPr>
        <w:pStyle w:val="NoSpacing"/>
        <w:numPr>
          <w:ilvl w:val="1"/>
          <w:numId w:val="7"/>
        </w:numPr>
      </w:pPr>
      <w:r w:rsidRPr="00FF5E71">
        <w:t>75–99%</w:t>
      </w:r>
    </w:p>
    <w:p w14:paraId="6143FC6F" w14:textId="77777777" w:rsidR="00FF5E71" w:rsidRPr="00FF5E71" w:rsidRDefault="00FF5E71" w:rsidP="00FF5E71">
      <w:pPr>
        <w:pStyle w:val="NoSpacing"/>
        <w:numPr>
          <w:ilvl w:val="1"/>
          <w:numId w:val="7"/>
        </w:numPr>
      </w:pPr>
      <w:r w:rsidRPr="00FF5E71">
        <w:t>100%</w:t>
      </w:r>
    </w:p>
    <w:p w14:paraId="08382936" w14:textId="77777777" w:rsidR="00FF5E71" w:rsidRDefault="00FF5E71" w:rsidP="00FF5E71">
      <w:pPr>
        <w:pStyle w:val="NoSpacing"/>
        <w:numPr>
          <w:ilvl w:val="1"/>
          <w:numId w:val="7"/>
        </w:numPr>
      </w:pPr>
      <w:r w:rsidRPr="00FF5E71">
        <w:t>Don’t know</w:t>
      </w:r>
      <w:commentRangeEnd w:id="22"/>
      <w:r w:rsidR="00C06411">
        <w:rPr>
          <w:rStyle w:val="CommentReference"/>
          <w:sz w:val="20"/>
          <w:szCs w:val="20"/>
        </w:rPr>
        <w:commentReference w:id="22"/>
      </w:r>
    </w:p>
    <w:p w14:paraId="7C6EBFD3" w14:textId="77777777" w:rsidR="005F337E" w:rsidRPr="00FF5E71" w:rsidRDefault="005F337E" w:rsidP="005F337E">
      <w:pPr>
        <w:pStyle w:val="NoSpacing"/>
        <w:ind w:left="1440"/>
      </w:pPr>
    </w:p>
    <w:p w14:paraId="6D91ABE5" w14:textId="7CE2D9B5" w:rsidR="00FF5E71" w:rsidRPr="00FF5E71" w:rsidRDefault="00FF5E71" w:rsidP="00FF5E71">
      <w:pPr>
        <w:pStyle w:val="NoSpacing"/>
        <w:numPr>
          <w:ilvl w:val="0"/>
          <w:numId w:val="7"/>
        </w:numPr>
      </w:pPr>
      <w:r w:rsidRPr="00FF5E71">
        <w:rPr>
          <w:b/>
          <w:bCs/>
        </w:rPr>
        <w:t>Approximately what percentage of your payroll/compensation is paid to ocean-related jobs?</w:t>
      </w:r>
      <w:r w:rsidR="007A1110" w:rsidRPr="007A1110">
        <w:rPr>
          <w:i/>
          <w:iCs/>
        </w:rPr>
        <w:t xml:space="preserve"> </w:t>
      </w:r>
      <w:r w:rsidR="007A1110">
        <w:rPr>
          <w:i/>
          <w:iCs/>
        </w:rPr>
        <w:t>Note: If actual percentage value is unknown probe from the ranges</w:t>
      </w:r>
    </w:p>
    <w:p w14:paraId="581518A5" w14:textId="5CE5A637" w:rsidR="007A1110" w:rsidRDefault="007A1110" w:rsidP="00FF5E71">
      <w:pPr>
        <w:pStyle w:val="NoSpacing"/>
        <w:numPr>
          <w:ilvl w:val="1"/>
          <w:numId w:val="7"/>
        </w:numPr>
      </w:pPr>
      <w:r>
        <w:t>___(actual percentage value)</w:t>
      </w:r>
    </w:p>
    <w:p w14:paraId="087C61A3" w14:textId="4485B247" w:rsidR="00FF5E71" w:rsidRPr="00FF5E71" w:rsidRDefault="00FF5E71" w:rsidP="00FF5E71">
      <w:pPr>
        <w:pStyle w:val="NoSpacing"/>
        <w:numPr>
          <w:ilvl w:val="1"/>
          <w:numId w:val="7"/>
        </w:numPr>
      </w:pPr>
      <w:r w:rsidRPr="00FF5E71">
        <w:t>0%</w:t>
      </w:r>
    </w:p>
    <w:p w14:paraId="26BA5DFE" w14:textId="77777777" w:rsidR="00FF5E71" w:rsidRPr="00FF5E71" w:rsidRDefault="00FF5E71" w:rsidP="00FF5E71">
      <w:pPr>
        <w:pStyle w:val="NoSpacing"/>
        <w:numPr>
          <w:ilvl w:val="1"/>
          <w:numId w:val="7"/>
        </w:numPr>
      </w:pPr>
      <w:r w:rsidRPr="00FF5E71">
        <w:t>1–24%</w:t>
      </w:r>
    </w:p>
    <w:p w14:paraId="56B4A074" w14:textId="77777777" w:rsidR="00FF5E71" w:rsidRPr="00FF5E71" w:rsidRDefault="00FF5E71" w:rsidP="00FF5E71">
      <w:pPr>
        <w:pStyle w:val="NoSpacing"/>
        <w:numPr>
          <w:ilvl w:val="1"/>
          <w:numId w:val="7"/>
        </w:numPr>
      </w:pPr>
      <w:r w:rsidRPr="00FF5E71">
        <w:t>25–49%</w:t>
      </w:r>
    </w:p>
    <w:p w14:paraId="6A7C7168" w14:textId="77777777" w:rsidR="00FF5E71" w:rsidRPr="00FF5E71" w:rsidRDefault="00FF5E71" w:rsidP="00FF5E71">
      <w:pPr>
        <w:pStyle w:val="NoSpacing"/>
        <w:numPr>
          <w:ilvl w:val="1"/>
          <w:numId w:val="7"/>
        </w:numPr>
      </w:pPr>
      <w:r w:rsidRPr="00FF5E71">
        <w:t>50–74%</w:t>
      </w:r>
    </w:p>
    <w:p w14:paraId="431798DE" w14:textId="77777777" w:rsidR="00FF5E71" w:rsidRPr="00FF5E71" w:rsidRDefault="00FF5E71" w:rsidP="00FF5E71">
      <w:pPr>
        <w:pStyle w:val="NoSpacing"/>
        <w:numPr>
          <w:ilvl w:val="1"/>
          <w:numId w:val="7"/>
        </w:numPr>
      </w:pPr>
      <w:r w:rsidRPr="00FF5E71">
        <w:t>75–99%</w:t>
      </w:r>
    </w:p>
    <w:p w14:paraId="7B5060AD" w14:textId="77777777" w:rsidR="00FF5E71" w:rsidRPr="00FF5E71" w:rsidRDefault="00FF5E71" w:rsidP="00FF5E71">
      <w:pPr>
        <w:pStyle w:val="NoSpacing"/>
        <w:numPr>
          <w:ilvl w:val="1"/>
          <w:numId w:val="7"/>
        </w:numPr>
      </w:pPr>
      <w:r w:rsidRPr="00FF5E71">
        <w:t>100%</w:t>
      </w:r>
    </w:p>
    <w:p w14:paraId="5599B97E" w14:textId="77777777" w:rsidR="00FF5E71" w:rsidRDefault="00FF5E71" w:rsidP="00FF5E71">
      <w:pPr>
        <w:pStyle w:val="NoSpacing"/>
        <w:numPr>
          <w:ilvl w:val="1"/>
          <w:numId w:val="7"/>
        </w:numPr>
      </w:pPr>
      <w:r w:rsidRPr="00FF5E71">
        <w:t>Don’t know / Prefer not to say</w:t>
      </w:r>
    </w:p>
    <w:p w14:paraId="127A551B" w14:textId="77777777" w:rsidR="005F337E" w:rsidRDefault="005F337E" w:rsidP="005F337E">
      <w:pPr>
        <w:pStyle w:val="NoSpacing"/>
      </w:pPr>
    </w:p>
    <w:p w14:paraId="29AB49D3" w14:textId="3B7E7DC2" w:rsidR="005F337E" w:rsidRPr="005F337E" w:rsidRDefault="005F337E" w:rsidP="005F337E">
      <w:pPr>
        <w:pStyle w:val="NoSpacing"/>
        <w:rPr>
          <w:b/>
          <w:bCs/>
        </w:rPr>
      </w:pPr>
      <w:r w:rsidRPr="005F337E">
        <w:rPr>
          <w:b/>
          <w:bCs/>
        </w:rPr>
        <w:t xml:space="preserve">Section D – Ocean Tourism </w:t>
      </w:r>
    </w:p>
    <w:p w14:paraId="0E5C5172" w14:textId="77777777" w:rsidR="005F337E" w:rsidRPr="00FF5E71" w:rsidRDefault="005F337E" w:rsidP="005F337E">
      <w:pPr>
        <w:pStyle w:val="NoSpacing"/>
      </w:pPr>
    </w:p>
    <w:p w14:paraId="3D9B84BD" w14:textId="1A91B1D8" w:rsidR="00FF5E71" w:rsidRPr="00FF5E71" w:rsidRDefault="00FF5E71" w:rsidP="00FF5E71">
      <w:pPr>
        <w:pStyle w:val="NoSpacing"/>
        <w:numPr>
          <w:ilvl w:val="0"/>
          <w:numId w:val="7"/>
        </w:numPr>
        <w:rPr>
          <w:rStyle w:val="IntenseEmphasis"/>
          <w:i w:val="0"/>
          <w:iCs w:val="0"/>
          <w:color w:val="auto"/>
        </w:rPr>
      </w:pPr>
      <w:r w:rsidRPr="00FF5E71">
        <w:rPr>
          <w:rStyle w:val="IntenseEmphasis"/>
          <w:i w:val="0"/>
          <w:iCs w:val="0"/>
          <w:color w:val="auto"/>
        </w:rPr>
        <w:t xml:space="preserve">Approximately what percentage of your total sales is to </w:t>
      </w:r>
      <w:r w:rsidR="00F86CE8">
        <w:rPr>
          <w:rStyle w:val="IntenseEmphasis"/>
          <w:i w:val="0"/>
          <w:iCs w:val="0"/>
          <w:color w:val="auto"/>
        </w:rPr>
        <w:t xml:space="preserve">tourist </w:t>
      </w:r>
      <w:r w:rsidRPr="00FF5E71">
        <w:rPr>
          <w:rStyle w:val="IntenseEmphasis"/>
          <w:i w:val="0"/>
          <w:iCs w:val="0"/>
          <w:color w:val="auto"/>
        </w:rPr>
        <w:t>visitors (domestic or international visitors)?</w:t>
      </w:r>
      <w:r w:rsidR="007A1110" w:rsidRPr="007A1110">
        <w:rPr>
          <w:i/>
          <w:iCs/>
        </w:rPr>
        <w:t xml:space="preserve"> </w:t>
      </w:r>
      <w:r w:rsidR="007A1110">
        <w:rPr>
          <w:i/>
          <w:iCs/>
        </w:rPr>
        <w:t>Note: If actual percentage value is unknown probe from the ranges</w:t>
      </w:r>
    </w:p>
    <w:p w14:paraId="19AD05A4" w14:textId="32A42002" w:rsidR="007A1110" w:rsidRDefault="007A1110" w:rsidP="00FF5E71">
      <w:pPr>
        <w:pStyle w:val="NoSpacing"/>
        <w:numPr>
          <w:ilvl w:val="1"/>
          <w:numId w:val="7"/>
        </w:numPr>
        <w:rPr>
          <w:rStyle w:val="IntenseEmphasis"/>
          <w:i w:val="0"/>
          <w:iCs w:val="0"/>
          <w:color w:val="auto"/>
        </w:rPr>
      </w:pPr>
      <w:r>
        <w:rPr>
          <w:rStyle w:val="IntenseEmphasis"/>
          <w:i w:val="0"/>
          <w:iCs w:val="0"/>
          <w:color w:val="auto"/>
        </w:rPr>
        <w:t>___(actual percentage value)</w:t>
      </w:r>
    </w:p>
    <w:p w14:paraId="1240273F" w14:textId="0EE59C62"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0%</w:t>
      </w:r>
    </w:p>
    <w:p w14:paraId="422E5488"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1–24%</w:t>
      </w:r>
    </w:p>
    <w:p w14:paraId="066DCB8A"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25–49%</w:t>
      </w:r>
    </w:p>
    <w:p w14:paraId="3D26105A"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50–74%</w:t>
      </w:r>
    </w:p>
    <w:p w14:paraId="784E0E68"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75–99%</w:t>
      </w:r>
    </w:p>
    <w:p w14:paraId="658B9115"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100%</w:t>
      </w:r>
    </w:p>
    <w:p w14:paraId="3649C2A6" w14:textId="77777777" w:rsid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Don’t know</w:t>
      </w:r>
    </w:p>
    <w:p w14:paraId="3EB13539" w14:textId="77777777" w:rsidR="005F337E" w:rsidRPr="00FF5E71" w:rsidRDefault="005F337E" w:rsidP="005F337E">
      <w:pPr>
        <w:pStyle w:val="NoSpacing"/>
        <w:ind w:left="1440"/>
        <w:rPr>
          <w:rStyle w:val="IntenseEmphasis"/>
          <w:i w:val="0"/>
          <w:iCs w:val="0"/>
          <w:color w:val="auto"/>
        </w:rPr>
      </w:pPr>
    </w:p>
    <w:p w14:paraId="25545083" w14:textId="77777777" w:rsidR="005F337E" w:rsidRDefault="005F337E" w:rsidP="005F337E">
      <w:pPr>
        <w:pStyle w:val="NoSpacing"/>
        <w:rPr>
          <w:rStyle w:val="IntenseEmphasis"/>
          <w:i w:val="0"/>
          <w:iCs w:val="0"/>
          <w:color w:val="auto"/>
        </w:rPr>
      </w:pPr>
    </w:p>
    <w:p w14:paraId="459DE2F0" w14:textId="1FD6492F" w:rsidR="005F337E" w:rsidRDefault="005F337E" w:rsidP="005F337E">
      <w:pPr>
        <w:pStyle w:val="NoSpacing"/>
        <w:ind w:left="720"/>
        <w:rPr>
          <w:rStyle w:val="IntenseEmphasis"/>
          <w:i w:val="0"/>
          <w:iCs w:val="0"/>
          <w:color w:val="auto"/>
        </w:rPr>
      </w:pPr>
    </w:p>
    <w:p w14:paraId="5FCB37FD" w14:textId="61C0C025" w:rsidR="00FF5E71" w:rsidRPr="00FF5E71" w:rsidRDefault="00FF5E71" w:rsidP="00FF5E71">
      <w:pPr>
        <w:pStyle w:val="NoSpacing"/>
        <w:numPr>
          <w:ilvl w:val="0"/>
          <w:numId w:val="7"/>
        </w:numPr>
        <w:rPr>
          <w:rStyle w:val="IntenseEmphasis"/>
          <w:i w:val="0"/>
          <w:iCs w:val="0"/>
          <w:color w:val="auto"/>
        </w:rPr>
      </w:pPr>
      <w:r w:rsidRPr="00FF5E71">
        <w:rPr>
          <w:rStyle w:val="IntenseEmphasis"/>
          <w:i w:val="0"/>
          <w:iCs w:val="0"/>
          <w:color w:val="auto"/>
        </w:rPr>
        <w:t>How confident are you in the percentage estimates you provided</w:t>
      </w:r>
      <w:r w:rsidR="005F337E">
        <w:rPr>
          <w:rStyle w:val="IntenseEmphasis"/>
          <w:i w:val="0"/>
          <w:iCs w:val="0"/>
          <w:color w:val="auto"/>
        </w:rPr>
        <w:t xml:space="preserve"> within this survey</w:t>
      </w:r>
      <w:r w:rsidRPr="00FF5E71">
        <w:rPr>
          <w:rStyle w:val="IntenseEmphasis"/>
          <w:i w:val="0"/>
          <w:iCs w:val="0"/>
          <w:color w:val="auto"/>
        </w:rPr>
        <w:t>?</w:t>
      </w:r>
    </w:p>
    <w:p w14:paraId="122FD9E0"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Low</w:t>
      </w:r>
    </w:p>
    <w:p w14:paraId="50C62E9B"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Medium</w:t>
      </w:r>
    </w:p>
    <w:p w14:paraId="5DF6CE0B" w14:textId="77777777" w:rsidR="00FF5E71" w:rsidRPr="00FF5E71" w:rsidRDefault="00FF5E71" w:rsidP="00FF5E71">
      <w:pPr>
        <w:pStyle w:val="NoSpacing"/>
        <w:numPr>
          <w:ilvl w:val="1"/>
          <w:numId w:val="7"/>
        </w:numPr>
        <w:rPr>
          <w:rStyle w:val="IntenseEmphasis"/>
          <w:i w:val="0"/>
          <w:iCs w:val="0"/>
          <w:color w:val="auto"/>
        </w:rPr>
      </w:pPr>
      <w:r w:rsidRPr="00FF5E71">
        <w:rPr>
          <w:rStyle w:val="IntenseEmphasis"/>
          <w:i w:val="0"/>
          <w:iCs w:val="0"/>
          <w:color w:val="auto"/>
        </w:rPr>
        <w:t>High</w:t>
      </w:r>
    </w:p>
    <w:p w14:paraId="631D3FCB" w14:textId="604B5EC0" w:rsidR="00FF5E71" w:rsidRPr="00FF5E71" w:rsidRDefault="00FF5E71" w:rsidP="005F337E">
      <w:pPr>
        <w:pStyle w:val="NoSpacing"/>
        <w:ind w:left="720"/>
        <w:rPr>
          <w:rStyle w:val="IntenseEmphasis"/>
          <w:i w:val="0"/>
          <w:iCs w:val="0"/>
          <w:color w:val="auto"/>
        </w:rPr>
      </w:pPr>
    </w:p>
    <w:sectPr w:rsidR="00FF5E71" w:rsidRPr="00FF5E7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te Ochaeta" w:date="2026-01-09T08:42:00Z" w:initials="JO">
    <w:p w14:paraId="407D0E6A" w14:textId="77777777" w:rsidR="007A1110" w:rsidRDefault="007A1110" w:rsidP="007A1110">
      <w:pPr>
        <w:pStyle w:val="CommentText"/>
      </w:pPr>
      <w:r>
        <w:rPr>
          <w:rStyle w:val="CommentReference"/>
        </w:rPr>
        <w:annotationRef/>
      </w:r>
      <w:r>
        <w:t>Maybe we can expand a little bit on the purpose</w:t>
      </w:r>
    </w:p>
  </w:comment>
  <w:comment w:id="1" w:author="Sarah Taylor" w:date="2026-01-13T17:59:00Z" w:initials="ST">
    <w:p w14:paraId="1BB55B7E" w14:textId="77777777" w:rsidR="00116EC7" w:rsidRDefault="00116EC7" w:rsidP="00116EC7">
      <w:pPr>
        <w:pStyle w:val="CommentText"/>
      </w:pPr>
      <w:r>
        <w:rPr>
          <w:rStyle w:val="CommentReference"/>
        </w:rPr>
        <w:annotationRef/>
      </w:r>
      <w:r>
        <w:t>Added, review as needed.</w:t>
      </w:r>
    </w:p>
  </w:comment>
  <w:comment w:id="8" w:author="Sarah Taylor" w:date="2026-01-08T14:28:00Z" w:initials="ST">
    <w:p w14:paraId="203E3DB0" w14:textId="03FC4790" w:rsidR="005F337E" w:rsidRDefault="005F337E" w:rsidP="005F337E">
      <w:pPr>
        <w:pStyle w:val="CommentText"/>
      </w:pPr>
      <w:r>
        <w:rPr>
          <w:rStyle w:val="CommentReference"/>
        </w:rPr>
        <w:annotationRef/>
      </w:r>
      <w:r>
        <w:t>We can prepopulate these to save time.</w:t>
      </w:r>
    </w:p>
  </w:comment>
  <w:comment w:id="9" w:author="Jefte Ochaeta" w:date="2026-01-08T09:08:00Z" w:initials="JO">
    <w:p w14:paraId="4E0E9CD8" w14:textId="77777777" w:rsidR="006E4D31" w:rsidRDefault="006E4D31" w:rsidP="006E4D31">
      <w:pPr>
        <w:pStyle w:val="CommentText"/>
      </w:pPr>
      <w:r>
        <w:rPr>
          <w:rStyle w:val="CommentReference"/>
        </w:rPr>
        <w:annotationRef/>
      </w:r>
      <w:r>
        <w:t>Will be populated</w:t>
      </w:r>
    </w:p>
  </w:comment>
  <w:comment w:id="10" w:author="Sarah Taylor" w:date="2026-01-08T14:30:00Z" w:initials="ST">
    <w:p w14:paraId="54119E36" w14:textId="20EA022D" w:rsidR="005F337E" w:rsidRDefault="005F337E" w:rsidP="005F337E">
      <w:pPr>
        <w:pStyle w:val="CommentText"/>
      </w:pPr>
      <w:r>
        <w:rPr>
          <w:rStyle w:val="CommentReference"/>
        </w:rPr>
        <w:annotationRef/>
      </w:r>
      <w:r>
        <w:t>Will need to add these</w:t>
      </w:r>
    </w:p>
  </w:comment>
  <w:comment w:id="11" w:author="Jefte Ochaeta" w:date="2026-01-08T09:15:00Z" w:initials="JO">
    <w:p w14:paraId="225B1E29" w14:textId="77777777" w:rsidR="006E4D31" w:rsidRDefault="006E4D31" w:rsidP="006E4D31">
      <w:pPr>
        <w:pStyle w:val="CommentText"/>
      </w:pPr>
      <w:r>
        <w:rPr>
          <w:rStyle w:val="CommentReference"/>
        </w:rPr>
        <w:annotationRef/>
      </w:r>
      <w:r>
        <w:t>We will prepopulate but still we should ask to validate</w:t>
      </w:r>
    </w:p>
  </w:comment>
  <w:comment w:id="12" w:author="Jefte Ochaeta" w:date="2026-01-08T09:40:00Z" w:initials="JO">
    <w:p w14:paraId="341323F4" w14:textId="77777777" w:rsidR="007A1110" w:rsidRDefault="007A1110" w:rsidP="007A1110">
      <w:pPr>
        <w:pStyle w:val="CommentText"/>
      </w:pPr>
      <w:r>
        <w:rPr>
          <w:rStyle w:val="CommentReference"/>
        </w:rPr>
        <w:annotationRef/>
      </w:r>
      <w:r>
        <w:t>5 year</w:t>
      </w:r>
    </w:p>
  </w:comment>
  <w:comment w:id="13" w:author="Jefte Ochaeta" w:date="2026-01-08T09:43:00Z" w:initials="JO">
    <w:p w14:paraId="5D571005" w14:textId="77777777" w:rsidR="007A1110" w:rsidRDefault="007A1110" w:rsidP="007A1110">
      <w:pPr>
        <w:pStyle w:val="CommentText"/>
      </w:pPr>
      <w:r>
        <w:rPr>
          <w:rStyle w:val="CommentReference"/>
        </w:rPr>
        <w:annotationRef/>
      </w:r>
      <w:r>
        <w:t>Look at Census 2022 questionnaire on Climate/environmental impact</w:t>
      </w:r>
    </w:p>
  </w:comment>
  <w:comment w:id="14" w:author="Jefte Ochaeta" w:date="2026-01-08T09:24:00Z" w:initials="JO">
    <w:p w14:paraId="435EABC2" w14:textId="77777777" w:rsidR="00D033ED" w:rsidRDefault="00D033ED" w:rsidP="00D033ED">
      <w:pPr>
        <w:pStyle w:val="CommentText"/>
      </w:pPr>
      <w:r>
        <w:rPr>
          <w:rStyle w:val="CommentReference"/>
        </w:rPr>
        <w:annotationRef/>
      </w:r>
      <w:r>
        <w:t>Actual value %</w:t>
      </w:r>
    </w:p>
  </w:comment>
  <w:comment w:id="15" w:author="Jefte Ochaeta" w:date="2026-01-08T09:24:00Z" w:initials="JO">
    <w:p w14:paraId="057471A9" w14:textId="77777777" w:rsidR="00D033ED" w:rsidRDefault="00D033ED" w:rsidP="00D033ED">
      <w:pPr>
        <w:pStyle w:val="CommentText"/>
      </w:pPr>
      <w:r>
        <w:rPr>
          <w:rStyle w:val="CommentReference"/>
        </w:rPr>
        <w:annotationRef/>
      </w:r>
      <w:r>
        <w:t>For 11 to 15</w:t>
      </w:r>
    </w:p>
  </w:comment>
  <w:comment w:id="16" w:author="Jefte Ochaeta" w:date="2026-01-08T09:26:00Z" w:initials="JO">
    <w:p w14:paraId="4314177B" w14:textId="77777777" w:rsidR="005C1BFC" w:rsidRDefault="005C1BFC" w:rsidP="005C1BFC">
      <w:pPr>
        <w:pStyle w:val="CommentText"/>
      </w:pPr>
      <w:r>
        <w:rPr>
          <w:rStyle w:val="CommentReference"/>
        </w:rPr>
        <w:annotationRef/>
      </w:r>
      <w:r>
        <w:t>Move question 17 up after employment</w:t>
      </w:r>
    </w:p>
  </w:comment>
  <w:comment w:id="18" w:author="Sarah Taylor" w:date="2026-01-13T18:11:00Z" w:initials="ST">
    <w:p w14:paraId="414416A2" w14:textId="77777777" w:rsidR="000A029D" w:rsidRDefault="0067029A" w:rsidP="000A029D">
      <w:pPr>
        <w:pStyle w:val="CommentText"/>
      </w:pPr>
      <w:r>
        <w:rPr>
          <w:rStyle w:val="CommentReference"/>
        </w:rPr>
        <w:annotationRef/>
      </w:r>
      <w:r w:rsidR="000A029D">
        <w:t>For most coastal hotels and restaurants that operate as a single coastal establishment, the question is actually straightforward:</w:t>
      </w:r>
    </w:p>
    <w:p w14:paraId="6C251625" w14:textId="77777777" w:rsidR="000A029D" w:rsidRDefault="000A029D" w:rsidP="000A029D">
      <w:pPr>
        <w:pStyle w:val="CommentText"/>
      </w:pPr>
      <w:r>
        <w:t>If they consider their business ocean-related because it’s on the coast and customers pay for that coastal setting, then almost all their operating inputs (food, utilities, cleaning, repairs, contracted services) are “used to produce that ocean-related service.”</w:t>
      </w:r>
      <w:r>
        <w:br/>
        <w:t>So they would typically answer 75–99% or 100%.</w:t>
      </w:r>
      <w:r>
        <w:br/>
      </w:r>
      <w:r>
        <w:br/>
      </w:r>
    </w:p>
    <w:p w14:paraId="65CF8CB7" w14:textId="77777777" w:rsidR="000A029D" w:rsidRDefault="000A029D" w:rsidP="000A029D">
      <w:pPr>
        <w:pStyle w:val="CommentText"/>
      </w:pPr>
      <w:r>
        <w:rPr>
          <w:b/>
          <w:bCs/>
        </w:rPr>
        <w:t>Which companies is this question mainly for?</w:t>
      </w:r>
    </w:p>
    <w:p w14:paraId="66562B4F" w14:textId="77777777" w:rsidR="000A029D" w:rsidRDefault="000A029D" w:rsidP="000A029D">
      <w:pPr>
        <w:pStyle w:val="CommentText"/>
      </w:pPr>
      <w:r>
        <w:t>It’s most valuable for mixed or ambiguous businesses, where output share and cost share might differ:</w:t>
      </w:r>
    </w:p>
    <w:p w14:paraId="12C865F2" w14:textId="77777777" w:rsidR="000A029D" w:rsidRDefault="000A029D" w:rsidP="000A029D">
      <w:pPr>
        <w:pStyle w:val="CommentText"/>
      </w:pPr>
    </w:p>
    <w:p w14:paraId="2CFBAC23" w14:textId="77777777" w:rsidR="000A029D" w:rsidRDefault="000A029D" w:rsidP="000A029D">
      <w:pPr>
        <w:pStyle w:val="CommentText"/>
      </w:pPr>
      <w:r>
        <w:rPr>
          <w:b/>
          <w:bCs/>
        </w:rPr>
        <w:t>Multi-site firms</w:t>
      </w:r>
      <w:r>
        <w:t xml:space="preserve"> (some coastal sites, some inland sites)</w:t>
      </w:r>
    </w:p>
    <w:p w14:paraId="4E078F88" w14:textId="77777777" w:rsidR="000A029D" w:rsidRDefault="000A029D" w:rsidP="000A029D">
      <w:pPr>
        <w:pStyle w:val="CommentText"/>
      </w:pPr>
      <w:r>
        <w:t>e.g., hotel group with one beachfront property and one inland lodge; restaurant chain with coastal and inland outlets.</w:t>
      </w:r>
    </w:p>
    <w:p w14:paraId="131A45ED" w14:textId="77777777" w:rsidR="000A029D" w:rsidRDefault="000A029D" w:rsidP="000A029D">
      <w:pPr>
        <w:pStyle w:val="CommentText"/>
      </w:pPr>
    </w:p>
    <w:p w14:paraId="71F94FB0" w14:textId="77777777" w:rsidR="000A029D" w:rsidRDefault="000A029D" w:rsidP="000A029D">
      <w:pPr>
        <w:pStyle w:val="CommentText"/>
      </w:pPr>
      <w:r>
        <w:rPr>
          <w:b/>
          <w:bCs/>
        </w:rPr>
        <w:t>Multi-activity firms</w:t>
      </w:r>
      <w:r>
        <w:t xml:space="preserve"> (ocean and non-ocean lines of business)</w:t>
      </w:r>
    </w:p>
    <w:p w14:paraId="047314CB" w14:textId="77777777" w:rsidR="000A029D" w:rsidRDefault="000A029D" w:rsidP="000A029D">
      <w:pPr>
        <w:pStyle w:val="CommentText"/>
      </w:pPr>
      <w:r>
        <w:t>e.g., tour operator doing both marine tours and inland transport; company providing both marina services and general construction.</w:t>
      </w:r>
    </w:p>
    <w:p w14:paraId="4DF15AFB" w14:textId="77777777" w:rsidR="000A029D" w:rsidRDefault="000A029D" w:rsidP="000A029D">
      <w:pPr>
        <w:pStyle w:val="CommentText"/>
      </w:pPr>
    </w:p>
    <w:p w14:paraId="3F3C219B" w14:textId="77777777" w:rsidR="000A029D" w:rsidRDefault="000A029D" w:rsidP="000A029D">
      <w:pPr>
        <w:pStyle w:val="CommentText"/>
      </w:pPr>
      <w:r>
        <w:rPr>
          <w:b/>
          <w:bCs/>
        </w:rPr>
        <w:t>Sectors like construction, mining, transport/logistics, utilities/support services</w:t>
      </w:r>
    </w:p>
    <w:p w14:paraId="00E209A9" w14:textId="77777777" w:rsidR="000A029D" w:rsidRDefault="000A029D" w:rsidP="000A029D">
      <w:pPr>
        <w:pStyle w:val="CommentText"/>
      </w:pPr>
      <w:r>
        <w:t>where a firm may have coastal contracts/projects and inland ones, and the inputs purchased (materials, subcontractors, fuel) may not split the same way as revenue unless we ask.</w:t>
      </w:r>
    </w:p>
    <w:p w14:paraId="7A993D68" w14:textId="77777777" w:rsidR="000A029D" w:rsidRDefault="000A029D" w:rsidP="000A029D">
      <w:pPr>
        <w:pStyle w:val="CommentText"/>
      </w:pPr>
    </w:p>
    <w:p w14:paraId="63D5B4A5" w14:textId="77777777" w:rsidR="000A029D" w:rsidRDefault="000A029D" w:rsidP="000A029D">
      <w:pPr>
        <w:pStyle w:val="CommentText"/>
      </w:pPr>
      <w:r>
        <w:rPr>
          <w:b/>
          <w:bCs/>
        </w:rPr>
        <w:t>Practical way to handle it in the field (so hotels don’t get stuck)</w:t>
      </w:r>
    </w:p>
    <w:p w14:paraId="710D4B36" w14:textId="77777777" w:rsidR="000A029D" w:rsidRDefault="000A029D" w:rsidP="000A029D">
      <w:pPr>
        <w:pStyle w:val="CommentText"/>
      </w:pPr>
      <w:r>
        <w:t xml:space="preserve">If the business is a single coastal establishment and they said their ocean-related turnover share is 100%, then record 100% for operating inputs </w:t>
      </w:r>
      <w:r>
        <w:rPr>
          <w:i/>
          <w:iCs/>
        </w:rPr>
        <w:t>unless</w:t>
      </w:r>
      <w:r>
        <w:t xml:space="preserve"> they tell you they have a significant non-ocean line (e.g., inland catering, wholesale, construction arm).</w:t>
      </w:r>
    </w:p>
  </w:comment>
  <w:comment w:id="22" w:author="Sarah Taylor" w:date="2026-01-13T18:00:00Z" w:initials="ST">
    <w:p w14:paraId="62A3D3D4" w14:textId="007403C8" w:rsidR="00C06411" w:rsidRDefault="00C06411" w:rsidP="00C06411">
      <w:pPr>
        <w:pStyle w:val="CommentText"/>
      </w:pPr>
      <w:r>
        <w:rPr>
          <w:rStyle w:val="CommentReference"/>
        </w:rPr>
        <w:annotationRef/>
      </w:r>
      <w:r>
        <w:t xml:space="preserve">I have left these for now if you want the option of </w:t>
      </w:r>
      <w:r>
        <w:rPr>
          <w:i/>
          <w:iCs/>
        </w:rPr>
        <w:t xml:space="preserve">If actual percentage value is unknown probe from the ranges, </w:t>
      </w:r>
      <w:r>
        <w:t xml:space="preserve">but can be removed if not necessary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7D0E6A" w15:done="0"/>
  <w15:commentEx w15:paraId="1BB55B7E" w15:paraIdParent="407D0E6A" w15:done="0"/>
  <w15:commentEx w15:paraId="203E3DB0" w15:done="0"/>
  <w15:commentEx w15:paraId="4E0E9CD8" w15:paraIdParent="203E3DB0" w15:done="0"/>
  <w15:commentEx w15:paraId="54119E36" w15:done="0"/>
  <w15:commentEx w15:paraId="225B1E29" w15:paraIdParent="54119E36" w15:done="0"/>
  <w15:commentEx w15:paraId="341323F4" w15:done="1"/>
  <w15:commentEx w15:paraId="5D571005" w15:done="0"/>
  <w15:commentEx w15:paraId="435EABC2" w15:done="0"/>
  <w15:commentEx w15:paraId="057471A9" w15:paraIdParent="435EABC2" w15:done="0"/>
  <w15:commentEx w15:paraId="4314177B" w15:paraIdParent="435EABC2" w15:done="0"/>
  <w15:commentEx w15:paraId="710D4B36" w15:done="0"/>
  <w15:commentEx w15:paraId="62A3D3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C6CEE8" w16cex:dateUtc="2026-01-09T14:42:00Z"/>
  <w16cex:commentExtensible w16cex:durableId="5121708B" w16cex:dateUtc="2026-01-13T17:59:00Z"/>
  <w16cex:commentExtensible w16cex:durableId="3DA6B500" w16cex:dateUtc="2026-01-08T14:28:00Z"/>
  <w16cex:commentExtensible w16cex:durableId="43FBE801" w16cex:dateUtc="2026-01-08T15:08:00Z"/>
  <w16cex:commentExtensible w16cex:durableId="2DA60EBD" w16cex:dateUtc="2026-01-08T14:30:00Z"/>
  <w16cex:commentExtensible w16cex:durableId="734311CF" w16cex:dateUtc="2026-01-08T15:15:00Z"/>
  <w16cex:commentExtensible w16cex:durableId="637350F3" w16cex:dateUtc="2026-01-08T15:40:00Z"/>
  <w16cex:commentExtensible w16cex:durableId="584CFD15" w16cex:dateUtc="2026-01-08T15:43:00Z"/>
  <w16cex:commentExtensible w16cex:durableId="6A118E8B" w16cex:dateUtc="2026-01-08T15:24:00Z"/>
  <w16cex:commentExtensible w16cex:durableId="5BD60586" w16cex:dateUtc="2026-01-08T15:24:00Z"/>
  <w16cex:commentExtensible w16cex:durableId="696538CE" w16cex:dateUtc="2026-01-08T15:26:00Z"/>
  <w16cex:commentExtensible w16cex:durableId="3CF8469B" w16cex:dateUtc="2026-01-13T18:11:00Z"/>
  <w16cex:commentExtensible w16cex:durableId="1E4161C1" w16cex:dateUtc="2026-01-13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7D0E6A" w16cid:durableId="79C6CEE8"/>
  <w16cid:commentId w16cid:paraId="1BB55B7E" w16cid:durableId="5121708B"/>
  <w16cid:commentId w16cid:paraId="203E3DB0" w16cid:durableId="3DA6B500"/>
  <w16cid:commentId w16cid:paraId="4E0E9CD8" w16cid:durableId="43FBE801"/>
  <w16cid:commentId w16cid:paraId="54119E36" w16cid:durableId="2DA60EBD"/>
  <w16cid:commentId w16cid:paraId="225B1E29" w16cid:durableId="734311CF"/>
  <w16cid:commentId w16cid:paraId="341323F4" w16cid:durableId="637350F3"/>
  <w16cid:commentId w16cid:paraId="5D571005" w16cid:durableId="584CFD15"/>
  <w16cid:commentId w16cid:paraId="435EABC2" w16cid:durableId="6A118E8B"/>
  <w16cid:commentId w16cid:paraId="057471A9" w16cid:durableId="5BD60586"/>
  <w16cid:commentId w16cid:paraId="4314177B" w16cid:durableId="696538CE"/>
  <w16cid:commentId w16cid:paraId="710D4B36" w16cid:durableId="3CF8469B"/>
  <w16cid:commentId w16cid:paraId="62A3D3D4" w16cid:durableId="1E4161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1122"/>
    <w:multiLevelType w:val="multilevel"/>
    <w:tmpl w:val="E79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20927"/>
    <w:multiLevelType w:val="multilevel"/>
    <w:tmpl w:val="B37E8B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94C2C"/>
    <w:multiLevelType w:val="multilevel"/>
    <w:tmpl w:val="CFE8A9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B1C48"/>
    <w:multiLevelType w:val="hybridMultilevel"/>
    <w:tmpl w:val="3F1ECD76"/>
    <w:lvl w:ilvl="0" w:tplc="B29CA82A">
      <w:start w:val="1"/>
      <w:numFmt w:val="bullet"/>
      <w:lvlText w:val=""/>
      <w:lvlJc w:val="left"/>
      <w:pPr>
        <w:ind w:left="1800" w:hanging="360"/>
      </w:pPr>
      <w:rPr>
        <w:rFonts w:ascii="Symbol" w:hAnsi="Symbol"/>
      </w:rPr>
    </w:lvl>
    <w:lvl w:ilvl="1" w:tplc="0464C4F8">
      <w:start w:val="1"/>
      <w:numFmt w:val="bullet"/>
      <w:lvlText w:val=""/>
      <w:lvlJc w:val="left"/>
      <w:pPr>
        <w:ind w:left="1800" w:hanging="360"/>
      </w:pPr>
      <w:rPr>
        <w:rFonts w:ascii="Symbol" w:hAnsi="Symbol"/>
      </w:rPr>
    </w:lvl>
    <w:lvl w:ilvl="2" w:tplc="038EAD02">
      <w:start w:val="1"/>
      <w:numFmt w:val="bullet"/>
      <w:lvlText w:val=""/>
      <w:lvlJc w:val="left"/>
      <w:pPr>
        <w:ind w:left="1800" w:hanging="360"/>
      </w:pPr>
      <w:rPr>
        <w:rFonts w:ascii="Symbol" w:hAnsi="Symbol"/>
      </w:rPr>
    </w:lvl>
    <w:lvl w:ilvl="3" w:tplc="ADC86754">
      <w:start w:val="1"/>
      <w:numFmt w:val="bullet"/>
      <w:lvlText w:val=""/>
      <w:lvlJc w:val="left"/>
      <w:pPr>
        <w:ind w:left="1800" w:hanging="360"/>
      </w:pPr>
      <w:rPr>
        <w:rFonts w:ascii="Symbol" w:hAnsi="Symbol"/>
      </w:rPr>
    </w:lvl>
    <w:lvl w:ilvl="4" w:tplc="83549816">
      <w:start w:val="1"/>
      <w:numFmt w:val="bullet"/>
      <w:lvlText w:val=""/>
      <w:lvlJc w:val="left"/>
      <w:pPr>
        <w:ind w:left="1800" w:hanging="360"/>
      </w:pPr>
      <w:rPr>
        <w:rFonts w:ascii="Symbol" w:hAnsi="Symbol"/>
      </w:rPr>
    </w:lvl>
    <w:lvl w:ilvl="5" w:tplc="F86001B2">
      <w:start w:val="1"/>
      <w:numFmt w:val="bullet"/>
      <w:lvlText w:val=""/>
      <w:lvlJc w:val="left"/>
      <w:pPr>
        <w:ind w:left="1800" w:hanging="360"/>
      </w:pPr>
      <w:rPr>
        <w:rFonts w:ascii="Symbol" w:hAnsi="Symbol"/>
      </w:rPr>
    </w:lvl>
    <w:lvl w:ilvl="6" w:tplc="85C0BA8A">
      <w:start w:val="1"/>
      <w:numFmt w:val="bullet"/>
      <w:lvlText w:val=""/>
      <w:lvlJc w:val="left"/>
      <w:pPr>
        <w:ind w:left="1800" w:hanging="360"/>
      </w:pPr>
      <w:rPr>
        <w:rFonts w:ascii="Symbol" w:hAnsi="Symbol"/>
      </w:rPr>
    </w:lvl>
    <w:lvl w:ilvl="7" w:tplc="D0B2FACE">
      <w:start w:val="1"/>
      <w:numFmt w:val="bullet"/>
      <w:lvlText w:val=""/>
      <w:lvlJc w:val="left"/>
      <w:pPr>
        <w:ind w:left="1800" w:hanging="360"/>
      </w:pPr>
      <w:rPr>
        <w:rFonts w:ascii="Symbol" w:hAnsi="Symbol"/>
      </w:rPr>
    </w:lvl>
    <w:lvl w:ilvl="8" w:tplc="50A2C4DA">
      <w:start w:val="1"/>
      <w:numFmt w:val="bullet"/>
      <w:lvlText w:val=""/>
      <w:lvlJc w:val="left"/>
      <w:pPr>
        <w:ind w:left="1800" w:hanging="360"/>
      </w:pPr>
      <w:rPr>
        <w:rFonts w:ascii="Symbol" w:hAnsi="Symbol"/>
      </w:rPr>
    </w:lvl>
  </w:abstractNum>
  <w:abstractNum w:abstractNumId="4" w15:restartNumberingAfterBreak="0">
    <w:nsid w:val="43751467"/>
    <w:multiLevelType w:val="hybridMultilevel"/>
    <w:tmpl w:val="B832DFC6"/>
    <w:lvl w:ilvl="0" w:tplc="4D7C054A">
      <w:start w:val="1"/>
      <w:numFmt w:val="bullet"/>
      <w:lvlText w:val=""/>
      <w:lvlJc w:val="left"/>
      <w:pPr>
        <w:ind w:left="1800" w:hanging="360"/>
      </w:pPr>
      <w:rPr>
        <w:rFonts w:ascii="Symbol" w:hAnsi="Symbol"/>
      </w:rPr>
    </w:lvl>
    <w:lvl w:ilvl="1" w:tplc="6804EBD2">
      <w:start w:val="1"/>
      <w:numFmt w:val="bullet"/>
      <w:lvlText w:val=""/>
      <w:lvlJc w:val="left"/>
      <w:pPr>
        <w:ind w:left="1800" w:hanging="360"/>
      </w:pPr>
      <w:rPr>
        <w:rFonts w:ascii="Symbol" w:hAnsi="Symbol"/>
      </w:rPr>
    </w:lvl>
    <w:lvl w:ilvl="2" w:tplc="71EE4260">
      <w:start w:val="1"/>
      <w:numFmt w:val="bullet"/>
      <w:lvlText w:val=""/>
      <w:lvlJc w:val="left"/>
      <w:pPr>
        <w:ind w:left="1800" w:hanging="360"/>
      </w:pPr>
      <w:rPr>
        <w:rFonts w:ascii="Symbol" w:hAnsi="Symbol"/>
      </w:rPr>
    </w:lvl>
    <w:lvl w:ilvl="3" w:tplc="AF783CE2">
      <w:start w:val="1"/>
      <w:numFmt w:val="bullet"/>
      <w:lvlText w:val=""/>
      <w:lvlJc w:val="left"/>
      <w:pPr>
        <w:ind w:left="1800" w:hanging="360"/>
      </w:pPr>
      <w:rPr>
        <w:rFonts w:ascii="Symbol" w:hAnsi="Symbol"/>
      </w:rPr>
    </w:lvl>
    <w:lvl w:ilvl="4" w:tplc="1FD20240">
      <w:start w:val="1"/>
      <w:numFmt w:val="bullet"/>
      <w:lvlText w:val=""/>
      <w:lvlJc w:val="left"/>
      <w:pPr>
        <w:ind w:left="1800" w:hanging="360"/>
      </w:pPr>
      <w:rPr>
        <w:rFonts w:ascii="Symbol" w:hAnsi="Symbol"/>
      </w:rPr>
    </w:lvl>
    <w:lvl w:ilvl="5" w:tplc="C6ECCD62">
      <w:start w:val="1"/>
      <w:numFmt w:val="bullet"/>
      <w:lvlText w:val=""/>
      <w:lvlJc w:val="left"/>
      <w:pPr>
        <w:ind w:left="1800" w:hanging="360"/>
      </w:pPr>
      <w:rPr>
        <w:rFonts w:ascii="Symbol" w:hAnsi="Symbol"/>
      </w:rPr>
    </w:lvl>
    <w:lvl w:ilvl="6" w:tplc="DA8CE8F8">
      <w:start w:val="1"/>
      <w:numFmt w:val="bullet"/>
      <w:lvlText w:val=""/>
      <w:lvlJc w:val="left"/>
      <w:pPr>
        <w:ind w:left="1800" w:hanging="360"/>
      </w:pPr>
      <w:rPr>
        <w:rFonts w:ascii="Symbol" w:hAnsi="Symbol"/>
      </w:rPr>
    </w:lvl>
    <w:lvl w:ilvl="7" w:tplc="37B0CB82">
      <w:start w:val="1"/>
      <w:numFmt w:val="bullet"/>
      <w:lvlText w:val=""/>
      <w:lvlJc w:val="left"/>
      <w:pPr>
        <w:ind w:left="1800" w:hanging="360"/>
      </w:pPr>
      <w:rPr>
        <w:rFonts w:ascii="Symbol" w:hAnsi="Symbol"/>
      </w:rPr>
    </w:lvl>
    <w:lvl w:ilvl="8" w:tplc="DEEE0ECC">
      <w:start w:val="1"/>
      <w:numFmt w:val="bullet"/>
      <w:lvlText w:val=""/>
      <w:lvlJc w:val="left"/>
      <w:pPr>
        <w:ind w:left="1800" w:hanging="360"/>
      </w:pPr>
      <w:rPr>
        <w:rFonts w:ascii="Symbol" w:hAnsi="Symbol"/>
      </w:rPr>
    </w:lvl>
  </w:abstractNum>
  <w:abstractNum w:abstractNumId="5" w15:restartNumberingAfterBreak="0">
    <w:nsid w:val="4D3B0982"/>
    <w:multiLevelType w:val="multilevel"/>
    <w:tmpl w:val="0448AC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501C8"/>
    <w:multiLevelType w:val="multilevel"/>
    <w:tmpl w:val="257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E5F1E"/>
    <w:multiLevelType w:val="multilevel"/>
    <w:tmpl w:val="7EF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74AA1"/>
    <w:multiLevelType w:val="hybridMultilevel"/>
    <w:tmpl w:val="70BAF8D8"/>
    <w:lvl w:ilvl="0" w:tplc="06DA3A74">
      <w:start w:val="1"/>
      <w:numFmt w:val="bullet"/>
      <w:lvlText w:val=""/>
      <w:lvlJc w:val="left"/>
      <w:pPr>
        <w:ind w:left="1080" w:hanging="360"/>
      </w:pPr>
      <w:rPr>
        <w:rFonts w:ascii="Symbol" w:hAnsi="Symbol"/>
      </w:rPr>
    </w:lvl>
    <w:lvl w:ilvl="1" w:tplc="F070AC42">
      <w:start w:val="1"/>
      <w:numFmt w:val="bullet"/>
      <w:lvlText w:val=""/>
      <w:lvlJc w:val="left"/>
      <w:pPr>
        <w:ind w:left="1080" w:hanging="360"/>
      </w:pPr>
      <w:rPr>
        <w:rFonts w:ascii="Symbol" w:hAnsi="Symbol"/>
      </w:rPr>
    </w:lvl>
    <w:lvl w:ilvl="2" w:tplc="FD705EF0">
      <w:start w:val="1"/>
      <w:numFmt w:val="bullet"/>
      <w:lvlText w:val=""/>
      <w:lvlJc w:val="left"/>
      <w:pPr>
        <w:ind w:left="1080" w:hanging="360"/>
      </w:pPr>
      <w:rPr>
        <w:rFonts w:ascii="Symbol" w:hAnsi="Symbol"/>
      </w:rPr>
    </w:lvl>
    <w:lvl w:ilvl="3" w:tplc="B44A094C">
      <w:start w:val="1"/>
      <w:numFmt w:val="bullet"/>
      <w:lvlText w:val=""/>
      <w:lvlJc w:val="left"/>
      <w:pPr>
        <w:ind w:left="1080" w:hanging="360"/>
      </w:pPr>
      <w:rPr>
        <w:rFonts w:ascii="Symbol" w:hAnsi="Symbol"/>
      </w:rPr>
    </w:lvl>
    <w:lvl w:ilvl="4" w:tplc="11FC47E4">
      <w:start w:val="1"/>
      <w:numFmt w:val="bullet"/>
      <w:lvlText w:val=""/>
      <w:lvlJc w:val="left"/>
      <w:pPr>
        <w:ind w:left="1080" w:hanging="360"/>
      </w:pPr>
      <w:rPr>
        <w:rFonts w:ascii="Symbol" w:hAnsi="Symbol"/>
      </w:rPr>
    </w:lvl>
    <w:lvl w:ilvl="5" w:tplc="71903C02">
      <w:start w:val="1"/>
      <w:numFmt w:val="bullet"/>
      <w:lvlText w:val=""/>
      <w:lvlJc w:val="left"/>
      <w:pPr>
        <w:ind w:left="1080" w:hanging="360"/>
      </w:pPr>
      <w:rPr>
        <w:rFonts w:ascii="Symbol" w:hAnsi="Symbol"/>
      </w:rPr>
    </w:lvl>
    <w:lvl w:ilvl="6" w:tplc="9FA87324">
      <w:start w:val="1"/>
      <w:numFmt w:val="bullet"/>
      <w:lvlText w:val=""/>
      <w:lvlJc w:val="left"/>
      <w:pPr>
        <w:ind w:left="1080" w:hanging="360"/>
      </w:pPr>
      <w:rPr>
        <w:rFonts w:ascii="Symbol" w:hAnsi="Symbol"/>
      </w:rPr>
    </w:lvl>
    <w:lvl w:ilvl="7" w:tplc="AD94BBE4">
      <w:start w:val="1"/>
      <w:numFmt w:val="bullet"/>
      <w:lvlText w:val=""/>
      <w:lvlJc w:val="left"/>
      <w:pPr>
        <w:ind w:left="1080" w:hanging="360"/>
      </w:pPr>
      <w:rPr>
        <w:rFonts w:ascii="Symbol" w:hAnsi="Symbol"/>
      </w:rPr>
    </w:lvl>
    <w:lvl w:ilvl="8" w:tplc="AA088B22">
      <w:start w:val="1"/>
      <w:numFmt w:val="bullet"/>
      <w:lvlText w:val=""/>
      <w:lvlJc w:val="left"/>
      <w:pPr>
        <w:ind w:left="1080" w:hanging="360"/>
      </w:pPr>
      <w:rPr>
        <w:rFonts w:ascii="Symbol" w:hAnsi="Symbol"/>
      </w:rPr>
    </w:lvl>
  </w:abstractNum>
  <w:abstractNum w:abstractNumId="9" w15:restartNumberingAfterBreak="0">
    <w:nsid w:val="62A8016A"/>
    <w:multiLevelType w:val="multilevel"/>
    <w:tmpl w:val="BFCEC7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97E7A"/>
    <w:multiLevelType w:val="hybridMultilevel"/>
    <w:tmpl w:val="A8FA2DE4"/>
    <w:lvl w:ilvl="0" w:tplc="052EF422">
      <w:start w:val="1"/>
      <w:numFmt w:val="bullet"/>
      <w:lvlText w:val=""/>
      <w:lvlJc w:val="left"/>
      <w:pPr>
        <w:ind w:left="1800" w:hanging="360"/>
      </w:pPr>
      <w:rPr>
        <w:rFonts w:ascii="Symbol" w:hAnsi="Symbol"/>
      </w:rPr>
    </w:lvl>
    <w:lvl w:ilvl="1" w:tplc="79C26E38">
      <w:start w:val="1"/>
      <w:numFmt w:val="bullet"/>
      <w:lvlText w:val=""/>
      <w:lvlJc w:val="left"/>
      <w:pPr>
        <w:ind w:left="1800" w:hanging="360"/>
      </w:pPr>
      <w:rPr>
        <w:rFonts w:ascii="Symbol" w:hAnsi="Symbol"/>
      </w:rPr>
    </w:lvl>
    <w:lvl w:ilvl="2" w:tplc="DAEC3084">
      <w:start w:val="1"/>
      <w:numFmt w:val="bullet"/>
      <w:lvlText w:val=""/>
      <w:lvlJc w:val="left"/>
      <w:pPr>
        <w:ind w:left="1800" w:hanging="360"/>
      </w:pPr>
      <w:rPr>
        <w:rFonts w:ascii="Symbol" w:hAnsi="Symbol"/>
      </w:rPr>
    </w:lvl>
    <w:lvl w:ilvl="3" w:tplc="8EA245E8">
      <w:start w:val="1"/>
      <w:numFmt w:val="bullet"/>
      <w:lvlText w:val=""/>
      <w:lvlJc w:val="left"/>
      <w:pPr>
        <w:ind w:left="1800" w:hanging="360"/>
      </w:pPr>
      <w:rPr>
        <w:rFonts w:ascii="Symbol" w:hAnsi="Symbol"/>
      </w:rPr>
    </w:lvl>
    <w:lvl w:ilvl="4" w:tplc="49FEFC4E">
      <w:start w:val="1"/>
      <w:numFmt w:val="bullet"/>
      <w:lvlText w:val=""/>
      <w:lvlJc w:val="left"/>
      <w:pPr>
        <w:ind w:left="1800" w:hanging="360"/>
      </w:pPr>
      <w:rPr>
        <w:rFonts w:ascii="Symbol" w:hAnsi="Symbol"/>
      </w:rPr>
    </w:lvl>
    <w:lvl w:ilvl="5" w:tplc="031811F0">
      <w:start w:val="1"/>
      <w:numFmt w:val="bullet"/>
      <w:lvlText w:val=""/>
      <w:lvlJc w:val="left"/>
      <w:pPr>
        <w:ind w:left="1800" w:hanging="360"/>
      </w:pPr>
      <w:rPr>
        <w:rFonts w:ascii="Symbol" w:hAnsi="Symbol"/>
      </w:rPr>
    </w:lvl>
    <w:lvl w:ilvl="6" w:tplc="747AF520">
      <w:start w:val="1"/>
      <w:numFmt w:val="bullet"/>
      <w:lvlText w:val=""/>
      <w:lvlJc w:val="left"/>
      <w:pPr>
        <w:ind w:left="1800" w:hanging="360"/>
      </w:pPr>
      <w:rPr>
        <w:rFonts w:ascii="Symbol" w:hAnsi="Symbol"/>
      </w:rPr>
    </w:lvl>
    <w:lvl w:ilvl="7" w:tplc="803AC470">
      <w:start w:val="1"/>
      <w:numFmt w:val="bullet"/>
      <w:lvlText w:val=""/>
      <w:lvlJc w:val="left"/>
      <w:pPr>
        <w:ind w:left="1800" w:hanging="360"/>
      </w:pPr>
      <w:rPr>
        <w:rFonts w:ascii="Symbol" w:hAnsi="Symbol"/>
      </w:rPr>
    </w:lvl>
    <w:lvl w:ilvl="8" w:tplc="B928C278">
      <w:start w:val="1"/>
      <w:numFmt w:val="bullet"/>
      <w:lvlText w:val=""/>
      <w:lvlJc w:val="left"/>
      <w:pPr>
        <w:ind w:left="1800" w:hanging="360"/>
      </w:pPr>
      <w:rPr>
        <w:rFonts w:ascii="Symbol" w:hAnsi="Symbol"/>
      </w:rPr>
    </w:lvl>
  </w:abstractNum>
  <w:abstractNum w:abstractNumId="11" w15:restartNumberingAfterBreak="0">
    <w:nsid w:val="666A2D50"/>
    <w:multiLevelType w:val="hybridMultilevel"/>
    <w:tmpl w:val="21761AB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F1796B"/>
    <w:multiLevelType w:val="hybridMultilevel"/>
    <w:tmpl w:val="8236D2B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76AC731C"/>
    <w:multiLevelType w:val="multilevel"/>
    <w:tmpl w:val="84F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E28FD"/>
    <w:multiLevelType w:val="multilevel"/>
    <w:tmpl w:val="53B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01421"/>
    <w:multiLevelType w:val="multilevel"/>
    <w:tmpl w:val="EC6EC1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412705">
    <w:abstractNumId w:val="7"/>
  </w:num>
  <w:num w:numId="2" w16cid:durableId="1497918620">
    <w:abstractNumId w:val="12"/>
  </w:num>
  <w:num w:numId="3" w16cid:durableId="159003099">
    <w:abstractNumId w:val="10"/>
  </w:num>
  <w:num w:numId="4" w16cid:durableId="1934048545">
    <w:abstractNumId w:val="1"/>
  </w:num>
  <w:num w:numId="5" w16cid:durableId="2029745937">
    <w:abstractNumId w:val="4"/>
  </w:num>
  <w:num w:numId="6" w16cid:durableId="2060082829">
    <w:abstractNumId w:val="0"/>
  </w:num>
  <w:num w:numId="7" w16cid:durableId="315107359">
    <w:abstractNumId w:val="11"/>
  </w:num>
  <w:num w:numId="8" w16cid:durableId="410279819">
    <w:abstractNumId w:val="8"/>
  </w:num>
  <w:num w:numId="9" w16cid:durableId="433212793">
    <w:abstractNumId w:val="15"/>
  </w:num>
  <w:num w:numId="10" w16cid:durableId="597100470">
    <w:abstractNumId w:val="9"/>
  </w:num>
  <w:num w:numId="11" w16cid:durableId="606814094">
    <w:abstractNumId w:val="5"/>
  </w:num>
  <w:num w:numId="12" w16cid:durableId="619796789">
    <w:abstractNumId w:val="6"/>
  </w:num>
  <w:num w:numId="13" w16cid:durableId="854924746">
    <w:abstractNumId w:val="2"/>
  </w:num>
  <w:num w:numId="14" w16cid:durableId="920257523">
    <w:abstractNumId w:val="13"/>
  </w:num>
  <w:num w:numId="15" w16cid:durableId="937059912">
    <w:abstractNumId w:val="14"/>
  </w:num>
  <w:num w:numId="16" w16cid:durableId="9764513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te Ochaeta">
    <w15:presenceInfo w15:providerId="AD" w15:userId="S::jochaeta@mail.sib.org.bz::69b1d797-9ba5-451d-bfbc-367ed188b859"/>
  </w15:person>
  <w15:person w15:author="Sarah Taylor">
    <w15:presenceInfo w15:providerId="AD" w15:userId="S::Sarah.Taylor@wrcgroup.com::b1d2f53d-3c96-4cf9-905e-bfa308a0f0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71"/>
    <w:rsid w:val="000A029D"/>
    <w:rsid w:val="00102612"/>
    <w:rsid w:val="00116EC7"/>
    <w:rsid w:val="00265DF7"/>
    <w:rsid w:val="003076A9"/>
    <w:rsid w:val="00561BEA"/>
    <w:rsid w:val="005879E7"/>
    <w:rsid w:val="00593CD8"/>
    <w:rsid w:val="005C0003"/>
    <w:rsid w:val="005C1BFC"/>
    <w:rsid w:val="005F337E"/>
    <w:rsid w:val="00637A21"/>
    <w:rsid w:val="0067029A"/>
    <w:rsid w:val="006B0274"/>
    <w:rsid w:val="006E4D31"/>
    <w:rsid w:val="0070142C"/>
    <w:rsid w:val="007066C6"/>
    <w:rsid w:val="00726739"/>
    <w:rsid w:val="007A0E93"/>
    <w:rsid w:val="007A1110"/>
    <w:rsid w:val="00827059"/>
    <w:rsid w:val="00920E17"/>
    <w:rsid w:val="00936112"/>
    <w:rsid w:val="0095544A"/>
    <w:rsid w:val="009E2523"/>
    <w:rsid w:val="00AE4B8D"/>
    <w:rsid w:val="00AF6EF9"/>
    <w:rsid w:val="00B173F9"/>
    <w:rsid w:val="00BB70CA"/>
    <w:rsid w:val="00BD167E"/>
    <w:rsid w:val="00C06411"/>
    <w:rsid w:val="00CA65A5"/>
    <w:rsid w:val="00D033ED"/>
    <w:rsid w:val="00DD4F17"/>
    <w:rsid w:val="00DD6EE5"/>
    <w:rsid w:val="00E45FC9"/>
    <w:rsid w:val="00EE056E"/>
    <w:rsid w:val="00F86CE8"/>
    <w:rsid w:val="00FE1C5D"/>
    <w:rsid w:val="00FF5E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7CC55D"/>
  <w15:chartTrackingRefBased/>
  <w15:docId w15:val="{2657464D-EE9A-477C-B8F9-498810366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FF5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FF5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E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E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F5E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F5E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5E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5E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5E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rsid w:val="007A0E93"/>
    <w:pPr>
      <w:spacing w:after="0" w:line="240" w:lineRule="auto"/>
    </w:pPr>
  </w:style>
  <w:style w:type="character" w:styleId="IntenseEmphasis">
    <w:name w:val="Intense Emphasis"/>
    <w:basedOn w:val="DefaultParagraphFont"/>
    <w:uiPriority w:val="21"/>
    <w:rsid w:val="007A0E93"/>
    <w:rPr>
      <w:i/>
      <w:iCs/>
      <w:color w:val="4472C4" w:themeColor="accent1"/>
    </w:rPr>
  </w:style>
  <w:style w:type="character" w:customStyle="1" w:styleId="Heading1Char">
    <w:name w:val="Heading 1 Char"/>
    <w:basedOn w:val="DefaultParagraphFont"/>
    <w:link w:val="Heading1"/>
    <w:uiPriority w:val="9"/>
    <w:rsid w:val="00FF5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E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E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F5E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F5E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5E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5E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5E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FF5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F5E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E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FF5E71"/>
    <w:pPr>
      <w:spacing w:before="160"/>
      <w:jc w:val="center"/>
    </w:pPr>
    <w:rPr>
      <w:i/>
      <w:iCs/>
      <w:color w:val="404040" w:themeColor="text1" w:themeTint="BF"/>
    </w:rPr>
  </w:style>
  <w:style w:type="character" w:customStyle="1" w:styleId="QuoteChar">
    <w:name w:val="Quote Char"/>
    <w:basedOn w:val="DefaultParagraphFont"/>
    <w:link w:val="Quote"/>
    <w:uiPriority w:val="29"/>
    <w:rsid w:val="00FF5E71"/>
    <w:rPr>
      <w:i/>
      <w:iCs/>
      <w:color w:val="404040" w:themeColor="text1" w:themeTint="BF"/>
    </w:rPr>
  </w:style>
  <w:style w:type="paragraph" w:styleId="ListParagraph">
    <w:name w:val="List Paragraph"/>
    <w:basedOn w:val="Normal"/>
    <w:uiPriority w:val="34"/>
    <w:rsid w:val="00FF5E71"/>
    <w:pPr>
      <w:ind w:left="720"/>
      <w:contextualSpacing/>
    </w:pPr>
  </w:style>
  <w:style w:type="paragraph" w:styleId="IntenseQuote">
    <w:name w:val="Intense Quote"/>
    <w:basedOn w:val="Normal"/>
    <w:next w:val="Normal"/>
    <w:link w:val="IntenseQuoteChar"/>
    <w:uiPriority w:val="30"/>
    <w:rsid w:val="00FF5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E71"/>
    <w:rPr>
      <w:i/>
      <w:iCs/>
      <w:color w:val="2F5496" w:themeColor="accent1" w:themeShade="BF"/>
    </w:rPr>
  </w:style>
  <w:style w:type="character" w:styleId="IntenseReference">
    <w:name w:val="Intense Reference"/>
    <w:basedOn w:val="DefaultParagraphFont"/>
    <w:uiPriority w:val="32"/>
    <w:rsid w:val="00FF5E71"/>
    <w:rPr>
      <w:b/>
      <w:bCs/>
      <w:smallCaps/>
      <w:color w:val="2F5496" w:themeColor="accent1" w:themeShade="BF"/>
      <w:spacing w:val="5"/>
    </w:rPr>
  </w:style>
  <w:style w:type="paragraph" w:styleId="NormalWeb">
    <w:name w:val="Normal (Web)"/>
    <w:basedOn w:val="Normal"/>
    <w:uiPriority w:val="99"/>
    <w:semiHidden/>
    <w:unhideWhenUsed/>
    <w:rsid w:val="00FF5E7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F5E71"/>
    <w:rPr>
      <w:sz w:val="16"/>
      <w:szCs w:val="16"/>
    </w:rPr>
  </w:style>
  <w:style w:type="paragraph" w:styleId="CommentText">
    <w:name w:val="annotation text"/>
    <w:basedOn w:val="Normal"/>
    <w:link w:val="CommentTextChar"/>
    <w:uiPriority w:val="99"/>
    <w:unhideWhenUsed/>
    <w:rsid w:val="00FF5E71"/>
    <w:pPr>
      <w:spacing w:line="240" w:lineRule="auto"/>
    </w:pPr>
  </w:style>
  <w:style w:type="character" w:customStyle="1" w:styleId="CommentTextChar">
    <w:name w:val="Comment Text Char"/>
    <w:basedOn w:val="DefaultParagraphFont"/>
    <w:link w:val="CommentText"/>
    <w:uiPriority w:val="99"/>
    <w:rsid w:val="00FF5E71"/>
  </w:style>
  <w:style w:type="paragraph" w:styleId="CommentSubject">
    <w:name w:val="annotation subject"/>
    <w:basedOn w:val="CommentText"/>
    <w:next w:val="CommentText"/>
    <w:link w:val="CommentSubjectChar"/>
    <w:uiPriority w:val="99"/>
    <w:semiHidden/>
    <w:unhideWhenUsed/>
    <w:rsid w:val="00FF5E71"/>
    <w:rPr>
      <w:b/>
      <w:bCs/>
    </w:rPr>
  </w:style>
  <w:style w:type="character" w:customStyle="1" w:styleId="CommentSubjectChar">
    <w:name w:val="Comment Subject Char"/>
    <w:basedOn w:val="CommentTextChar"/>
    <w:link w:val="CommentSubject"/>
    <w:uiPriority w:val="99"/>
    <w:semiHidden/>
    <w:rsid w:val="00FF5E71"/>
    <w:rPr>
      <w:b/>
      <w:bCs/>
    </w:rPr>
  </w:style>
  <w:style w:type="paragraph" w:styleId="Revision">
    <w:name w:val="Revision"/>
    <w:hidden/>
    <w:uiPriority w:val="99"/>
    <w:semiHidden/>
    <w:rsid w:val="007A11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Taylor</dc:creator>
  <cp:keywords/>
  <dc:description/>
  <cp:lastModifiedBy>Sarah Taylor</cp:lastModifiedBy>
  <cp:revision>13</cp:revision>
  <cp:lastPrinted>2026-01-09T14:20:00Z</cp:lastPrinted>
  <dcterms:created xsi:type="dcterms:W3CDTF">2026-01-13T17:50:00Z</dcterms:created>
  <dcterms:modified xsi:type="dcterms:W3CDTF">2026-01-13T21:33:00Z</dcterms:modified>
</cp:coreProperties>
</file>