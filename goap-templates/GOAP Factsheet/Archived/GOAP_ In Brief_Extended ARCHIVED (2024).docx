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w16du="http://schemas.microsoft.com/office/word/2023/wordml/word16du" mc:Ignorable="w14 w15 w16se w16cid w16 w16cex w16sdtdh wp14">
  <w:body>
    <w:p w:rsidRPr="00207757" w:rsidR="00442137" w:rsidP="00207757" w:rsidRDefault="008415C9" w14:paraId="781AE202" w14:textId="4AB2E993">
      <w:pPr>
        <w:pStyle w:val="Heading1"/>
      </w:pPr>
      <w:r w:rsidRPr="00426E0E">
        <w:t>G</w:t>
      </w:r>
      <w:r w:rsidRPr="00426E0E" w:rsidR="00BB6B30">
        <w:t>lo</w:t>
      </w:r>
      <w:r w:rsidRPr="00426E0E" w:rsidR="000E7689">
        <w:t>bal Ocean Accounts Partnership</w:t>
      </w:r>
    </w:p>
    <w:p w:rsidRPr="0021295D" w:rsidR="002B2AD8" w:rsidP="7A7617EA" w:rsidRDefault="005A2D30" w14:paraId="21D078FA" w14:textId="399BA503">
      <w:pPr>
        <w:pStyle w:val="Normal"/>
        <w:rPr>
          <w:shd w:val="clear" w:color="auto" w:fill="FFFFFF"/>
          <w:lang w:val="en-AU" w:eastAsia="nl-NL"/>
        </w:rPr>
      </w:pPr>
      <w:r w:rsidRPr="7A7617EA" w:rsidR="62B22524">
        <w:rPr>
          <w:shd w:val="clear" w:color="auto" w:fill="FFFFFF"/>
          <w:lang w:val="en-AU" w:eastAsia="nl-NL"/>
        </w:rPr>
        <w:t xml:space="preserve">The Global Ocean Accounts Partnership (GOAP) </w:t>
      </w:r>
      <w:r w:rsidRPr="7A7617EA" w:rsidR="7A039279">
        <w:rPr>
          <w:shd w:val="clear" w:color="auto" w:fill="FFFFFF"/>
          <w:lang w:val="en-AU" w:eastAsia="nl-NL"/>
        </w:rPr>
        <w:t xml:space="preserve">is </w:t>
      </w:r>
      <w:r w:rsidRPr="7A7617EA" w:rsidR="44E73761">
        <w:rPr>
          <w:shd w:val="clear" w:color="auto" w:fill="FFFFFF"/>
          <w:lang w:val="en-AU" w:eastAsia="nl-NL"/>
        </w:rPr>
        <w:t xml:space="preserve">a </w:t>
      </w:r>
      <w:r w:rsidRPr="7A7617EA" w:rsidR="7A039279">
        <w:rPr>
          <w:shd w:val="clear" w:color="auto" w:fill="FFFFFF"/>
          <w:lang w:val="en-AU" w:eastAsia="nl-NL"/>
        </w:rPr>
        <w:t xml:space="preserve">multistakeholder partnership </w:t>
      </w:r>
      <w:r w:rsidRPr="7A7617EA" w:rsidR="7A039279">
        <w:rPr>
          <w:shd w:val="clear" w:color="auto" w:fill="FFFFFF"/>
          <w:lang w:val="en-AU" w:eastAsia="nl-NL"/>
        </w:rPr>
        <w:t xml:space="preserve">established</w:t>
      </w:r>
      <w:r w:rsidRPr="7A7617EA" w:rsidR="7A039279">
        <w:rPr>
          <w:shd w:val="clear" w:color="auto" w:fill="FFFFFF"/>
          <w:lang w:val="en-AU" w:eastAsia="nl-NL"/>
        </w:rPr>
        <w:t xml:space="preserve"> to enable countries and other stakeholders to go </w:t>
      </w:r>
      <w:hyperlink r:id="Rf910dc4e3f024d1c">
        <w:r w:rsidRPr="256D2A40" w:rsidR="7A039279">
          <w:rPr>
            <w:rStyle w:val="Hyperlink"/>
            <w:color w:val="2F2F2F"/>
            <w:u w:val="none"/>
            <w:lang w:val="en-AU" w:eastAsia="nl-NL"/>
          </w:rPr>
          <w:t>Beyond GDP</w:t>
        </w:r>
      </w:hyperlink>
      <w:r w:rsidRPr="7A7617EA" w:rsidR="002879FB">
        <w:rPr>
          <w:rStyle w:val="FootnoteReference"/>
          <w:lang w:val="en-AU" w:eastAsia="nl-NL"/>
        </w:rPr>
        <w:footnoteReference w:id="2"/>
      </w:r>
      <w:r w:rsidRPr="7A7617EA" w:rsidR="7A039279">
        <w:rPr>
          <w:shd w:val="clear" w:color="auto" w:fill="FFFFFF"/>
          <w:lang w:val="en-AU" w:eastAsia="nl-NL"/>
        </w:rPr>
        <w:t xml:space="preserve"> to measure and manage progress towards ocean sustainable development</w:t>
      </w:r>
      <w:ins w:author="Bella Charlesworth" w:date="2026-02-16T23:12:39.687Z" w:id="728178974">
        <w:r w:rsidRPr="7A7617EA" w:rsidR="7665A7B8">
          <w:rPr>
            <w:shd w:val="clear" w:color="auto" w:fill="FFFFFF"/>
            <w:lang w:val="en-AU" w:eastAsia="nl-NL"/>
          </w:rPr>
          <w:t xml:space="preserve"> and climate action</w:t>
        </w:r>
      </w:ins>
      <w:r w:rsidRPr="7A7617EA" w:rsidR="7A039279">
        <w:rPr>
          <w:shd w:val="clear" w:color="auto" w:fill="FFFFFF"/>
          <w:lang w:val="en-AU" w:eastAsia="nl-NL"/>
        </w:rPr>
        <w:t xml:space="preserve">. </w:t>
      </w:r>
      <w:r w:rsidRPr="256D2A40" w:rsidR="5BC01A8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AU"/>
        </w:rPr>
        <w:t xml:space="preserve">GOAP is co-chaired by the </w:t>
      </w:r>
      <w:hyperlink r:id="R70d9c23acaca4468">
        <w:r w:rsidRPr="256D2A40" w:rsidR="5BC01A81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u w:val="single"/>
            <w:lang w:val="en-AU"/>
          </w:rPr>
          <w:t>Ministry of Marine Affairs and Fisheries</w:t>
        </w:r>
      </w:hyperlink>
      <w:r w:rsidRPr="256D2A40" w:rsidR="5BC01A8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AU"/>
        </w:rPr>
        <w:t xml:space="preserve"> (Kementerian </w:t>
      </w:r>
      <w:r w:rsidRPr="256D2A40" w:rsidR="5BC01A8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AU"/>
        </w:rPr>
        <w:t>Kelautan</w:t>
      </w:r>
      <w:r w:rsidRPr="256D2A40" w:rsidR="5BC01A8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AU"/>
        </w:rPr>
        <w:t xml:space="preserve"> dan </w:t>
      </w:r>
      <w:r w:rsidRPr="256D2A40" w:rsidR="5BC01A8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AU"/>
        </w:rPr>
        <w:t>Perikanan</w:t>
      </w:r>
      <w:r w:rsidRPr="256D2A40" w:rsidR="5BC01A8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AU"/>
        </w:rPr>
        <w:t xml:space="preserve"> Republik Indonesia), Indonesia and </w:t>
      </w:r>
      <w:hyperlink r:id="Re5ec2ade5a684294">
        <w:r w:rsidRPr="256D2A40" w:rsidR="5BC01A81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u w:val="single"/>
            <w:lang w:val="en-AU"/>
          </w:rPr>
          <w:t>Charles Darwin Foundation</w:t>
        </w:r>
      </w:hyperlink>
      <w:r w:rsidRPr="256D2A40" w:rsidR="5BC01A8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AU"/>
        </w:rPr>
        <w:t xml:space="preserve"> for the Galapagos Islands, Ecuador.</w:t>
      </w:r>
    </w:p>
    <w:p w:rsidRPr="0021295D" w:rsidR="002B2AD8" w:rsidRDefault="002B2AD8" w14:paraId="6EDBCC5C" w14:textId="77777777">
      <w:pPr>
        <w:rPr>
          <w:szCs w:val="20"/>
          <w:shd w:val="clear" w:color="auto" w:fill="FFFFFF"/>
          <w:lang w:val="en-AU" w:eastAsia="nl-NL"/>
        </w:rPr>
      </w:pPr>
    </w:p>
    <w:p w:rsidR="08A7FE01" w:rsidP="7A7617EA" w:rsidRDefault="08A7FE01" w14:paraId="2169C73A" w14:textId="7BE9F555">
      <w:pPr>
        <w:rPr>
          <w:lang w:val="en-AU" w:eastAsia="nl-NL"/>
        </w:rPr>
      </w:pPr>
      <w:r w:rsidRPr="256D2A40" w:rsidR="5BC01A81">
        <w:rPr>
          <w:lang w:val="en-AU" w:eastAsia="nl-NL"/>
        </w:rPr>
        <w:t>GOAP</w:t>
      </w:r>
      <w:ins w:author="Bella Charlesworth" w:date="2026-02-16T23:13:19.827Z" w:id="110786380">
        <w:r w:rsidRPr="256D2A40" w:rsidR="1FF6D78F">
          <w:rPr>
            <w:lang w:val="en-AU" w:eastAsia="nl-NL"/>
          </w:rPr>
          <w:t xml:space="preserve"> is a global community of practice of</w:t>
        </w:r>
      </w:ins>
      <w:r w:rsidRPr="256D2A40" w:rsidR="5BC01A81">
        <w:rPr>
          <w:lang w:val="en-AU" w:eastAsia="nl-NL"/>
        </w:rPr>
        <w:t xml:space="preserve"> </w:t>
      </w:r>
      <w:del w:author="Bella Charlesworth" w:date="2026-02-16T23:13:21.927Z" w:id="340892812">
        <w:r w:rsidRPr="256D2A40" w:rsidDel="5BC01A81">
          <w:rPr>
            <w:lang w:val="en-AU" w:eastAsia="nl-NL"/>
          </w:rPr>
          <w:delText xml:space="preserve">brings together </w:delText>
        </w:r>
      </w:del>
      <w:r w:rsidRPr="256D2A40" w:rsidR="5BC01A81">
        <w:rPr>
          <w:lang w:val="en-AU" w:eastAsia="nl-NL"/>
        </w:rPr>
        <w:t xml:space="preserve">governments, international organisations and research institutions </w:t>
      </w:r>
      <w:del w:author="Bella Charlesworth" w:date="2026-02-16T23:13:29.417Z" w:id="997993374">
        <w:r w:rsidRPr="256D2A40" w:rsidDel="5BC01A81">
          <w:rPr>
            <w:lang w:val="en-AU" w:eastAsia="nl-NL"/>
          </w:rPr>
          <w:delText xml:space="preserve">to build a global community of practice for ocean accounting who learn together and share expertise. Collectively, the community of practice </w:delText>
        </w:r>
      </w:del>
      <w:r w:rsidRPr="256D2A40" w:rsidR="5BC01A81">
        <w:rPr>
          <w:lang w:val="en-AU" w:eastAsia="nl-NL"/>
        </w:rPr>
        <w:t>work</w:t>
      </w:r>
      <w:ins w:author="Bella Charlesworth" w:date="2026-02-16T23:13:44.973Z" w:id="1333792820">
        <w:r w:rsidRPr="256D2A40" w:rsidR="139044C5">
          <w:rPr>
            <w:lang w:val="en-AU" w:eastAsia="nl-NL"/>
          </w:rPr>
          <w:t>ing together</w:t>
        </w:r>
      </w:ins>
      <w:del w:author="Bella Charlesworth" w:date="2026-02-16T23:13:43.548Z" w:id="1139515005">
        <w:r w:rsidRPr="256D2A40" w:rsidDel="5BC01A81">
          <w:rPr>
            <w:lang w:val="en-AU" w:eastAsia="nl-NL"/>
          </w:rPr>
          <w:delText>s</w:delText>
        </w:r>
      </w:del>
      <w:r w:rsidRPr="256D2A40" w:rsidR="5BC01A81">
        <w:rPr>
          <w:lang w:val="en-AU" w:eastAsia="nl-NL"/>
        </w:rPr>
        <w:t xml:space="preserve"> to ensure the diverse environmental, </w:t>
      </w:r>
      <w:r w:rsidRPr="256D2A40" w:rsidR="5BC01A81">
        <w:rPr>
          <w:lang w:val="en-AU" w:eastAsia="nl-NL"/>
        </w:rPr>
        <w:t>economic</w:t>
      </w:r>
      <w:r w:rsidRPr="256D2A40" w:rsidR="5BC01A81">
        <w:rPr>
          <w:lang w:val="en-AU" w:eastAsia="nl-NL"/>
        </w:rPr>
        <w:t xml:space="preserve"> and social values of the ocean are recognised in decision making.</w:t>
      </w:r>
    </w:p>
    <w:p w:rsidRPr="0021295D" w:rsidR="00481EF9" w:rsidRDefault="00481EF9" w14:paraId="571D9874" w14:textId="77777777">
      <w:pPr>
        <w:rPr>
          <w:szCs w:val="20"/>
          <w:lang w:val="en-AU" w:eastAsia="nl-NL"/>
        </w:rPr>
      </w:pPr>
    </w:p>
    <w:p w:rsidRPr="0021295D" w:rsidR="002B2AD8" w:rsidP="226CA570" w:rsidRDefault="00933BC0" w14:paraId="1D223C5E" w14:textId="3CDD6BFC">
      <w:pPr>
        <w:rPr>
          <w:del w:author="Bella Charlesworth" w:date="2026-02-16T22:01:42.446Z" w16du:dateUtc="2026-02-16T22:01:42.446Z" w:id="1716606861"/>
          <w:lang w:val="en-AU" w:eastAsia="nl-NL"/>
        </w:rPr>
      </w:pPr>
      <w:del w:author="Bella Charlesworth" w:date="2026-02-16T22:01:42.448Z" w:id="427650713">
        <w:r w:rsidRPr="226CA570" w:rsidDel="00933BC0">
          <w:rPr>
            <w:lang w:val="en-AU" w:eastAsia="nl-NL"/>
          </w:rPr>
          <w:delText xml:space="preserve">GOAP </w:delText>
        </w:r>
        <w:r w:rsidRPr="226CA570" w:rsidDel="002B2AD8">
          <w:rPr>
            <w:lang w:val="en-AU" w:eastAsia="nl-NL"/>
          </w:rPr>
          <w:delText>supports the acceleration of</w:delText>
        </w:r>
        <w:r w:rsidRPr="226CA570" w:rsidDel="00933BC0">
          <w:rPr>
            <w:lang w:val="en-AU" w:eastAsia="nl-NL"/>
          </w:rPr>
          <w:delText xml:space="preserve"> progress </w:delText>
        </w:r>
        <w:r w:rsidRPr="226CA570" w:rsidDel="002B2AD8">
          <w:rPr>
            <w:lang w:val="en-AU" w:eastAsia="nl-NL"/>
          </w:rPr>
          <w:delText>2030 Sustainable Development Agenda, in particular national implementation of the targets underpinning Goal 14 (life below water</w:delText>
        </w:r>
        <w:r w:rsidRPr="226CA570" w:rsidDel="002879FB">
          <w:rPr>
            <w:lang w:val="en-AU" w:eastAsia="nl-NL"/>
          </w:rPr>
          <w:delText>)</w:delText>
        </w:r>
        <w:r w:rsidRPr="226CA570" w:rsidDel="002879FB">
          <w:rPr>
            <w:lang w:val="en-US"/>
          </w:rPr>
          <w:delText>,</w:delText>
        </w:r>
        <w:r w:rsidRPr="226CA570" w:rsidDel="002879FB">
          <w:rPr>
            <w:lang w:val="en-AU" w:eastAsia="nl-NL"/>
          </w:rPr>
          <w:delText xml:space="preserve"> target</w:delText>
        </w:r>
        <w:r w:rsidRPr="226CA570" w:rsidDel="002B2AD8">
          <w:rPr>
            <w:lang w:val="en-AU" w:eastAsia="nl-NL"/>
          </w:rPr>
          <w:delText xml:space="preserve"> 15.9 (valuing nature in decision-making) of Goal 15 and target 17.19 (measurement of progress complementing GDP)</w:delText>
        </w:r>
        <w:r w:rsidRPr="226CA570" w:rsidDel="002B2AD8">
          <w:rPr>
            <w:lang w:val="en-US"/>
          </w:rPr>
          <w:delText xml:space="preserve"> of Goal 17.</w:delText>
        </w:r>
        <w:r w:rsidRPr="226CA570" w:rsidDel="002B2AD8">
          <w:rPr>
            <w:lang w:val="en-AU" w:eastAsia="nl-NL"/>
          </w:rPr>
          <w:delText xml:space="preserve"> </w:delText>
        </w:r>
        <w:r w:rsidRPr="226CA570" w:rsidDel="0047627E">
          <w:rPr>
            <w:lang w:val="en-AU" w:eastAsia="nl-NL"/>
          </w:rPr>
          <w:delText xml:space="preserve">GOAP is an Action Group of the </w:delText>
        </w:r>
        <w:r w:rsidRPr="226CA570" w:rsidDel="0047627E">
          <w:rPr>
            <w:lang w:val="en-AU" w:eastAsia="nl-NL"/>
          </w:rPr>
          <w:delText>High Level</w:delText>
        </w:r>
        <w:r w:rsidRPr="226CA570" w:rsidDel="0047627E">
          <w:rPr>
            <w:lang w:val="en-AU" w:eastAsia="nl-NL"/>
          </w:rPr>
          <w:delText xml:space="preserve"> Panel for a Sustainable Ocean Economy (Ocean Panel), </w:delText>
        </w:r>
        <w:r w:rsidRPr="226CA570" w:rsidDel="009642DD">
          <w:rPr>
            <w:lang w:val="en-AU" w:eastAsia="nl-NL"/>
          </w:rPr>
          <w:delText xml:space="preserve">and is </w:delText>
        </w:r>
        <w:r w:rsidRPr="226CA570" w:rsidDel="0047627E">
          <w:rPr>
            <w:lang w:val="en-AU" w:eastAsia="nl-NL"/>
          </w:rPr>
          <w:delText xml:space="preserve">committed to </w:delText>
        </w:r>
        <w:r w:rsidRPr="226CA570" w:rsidDel="002B2AD8">
          <w:rPr>
            <w:lang w:val="en-AU" w:eastAsia="nl-NL"/>
          </w:rPr>
          <w:delText xml:space="preserve">supporting all countries pursue the commitment to </w:delText>
        </w:r>
        <w:r w:rsidRPr="226CA570" w:rsidDel="002B2AD8">
          <w:rPr>
            <w:lang w:val="en-AU" w:eastAsia="nl-NL"/>
          </w:rPr>
          <w:delText xml:space="preserve">100% sustainable management of national waters and associated sustainable ocean plans and the priority actions for ocean accounting in the Ocean Panel’s </w:delText>
        </w:r>
        <w:r w:rsidRPr="226CA570" w:rsidDel="002B2AD8">
          <w:rPr>
            <w:i w:val="1"/>
            <w:iCs w:val="1"/>
            <w:lang w:val="en-AU" w:eastAsia="nl-NL"/>
          </w:rPr>
          <w:delText>Transformations for a Sustainable Ocean Economy</w:delText>
        </w:r>
        <w:r w:rsidRPr="226CA570" w:rsidDel="002B2AD8">
          <w:rPr>
            <w:lang w:val="en-AU" w:eastAsia="nl-NL"/>
          </w:rPr>
          <w:delText>.</w:delText>
        </w:r>
      </w:del>
    </w:p>
    <w:p w:rsidRPr="002B2AD8" w:rsidR="008415C9" w:rsidP="008415C9" w:rsidRDefault="008415C9" w14:paraId="0D09A96E" w14:textId="69A77C4E">
      <w:pPr>
        <w:rPr>
          <w:sz w:val="22"/>
          <w:szCs w:val="22"/>
          <w:shd w:val="clear" w:color="auto" w:fill="FFFFFF"/>
          <w:lang w:val="en-AU" w:eastAsia="nl-NL"/>
        </w:rPr>
      </w:pPr>
    </w:p>
    <w:p w:rsidRPr="002B2AD8" w:rsidR="002B2AD8" w:rsidP="00207757" w:rsidRDefault="002B2AD8" w14:paraId="1AA0AC41" w14:textId="77777777">
      <w:pPr>
        <w:pStyle w:val="Heading2"/>
      </w:pPr>
      <w:r w:rsidRPr="002B2AD8">
        <w:t>Wh</w:t>
      </w:r>
      <w:r w:rsidRPr="0008109E">
        <w:t xml:space="preserve">at </w:t>
      </w:r>
      <w:r>
        <w:t>support does</w:t>
      </w:r>
      <w:r w:rsidRPr="0008109E">
        <w:t xml:space="preserve"> GOAP </w:t>
      </w:r>
      <w:r>
        <w:t>offer</w:t>
      </w:r>
      <w:r w:rsidRPr="0008109E">
        <w:t>? </w:t>
      </w:r>
    </w:p>
    <w:p w:rsidRPr="0021295D" w:rsidR="002B2AD8" w:rsidP="226CA570" w:rsidRDefault="002B2AD8" w14:paraId="20FCF93B" w14:textId="378E4EEF">
      <w:pPr>
        <w:rPr>
          <w:shd w:val="clear" w:color="auto" w:fill="FFFFFF"/>
          <w:lang w:val="en-AU" w:eastAsia="nl-NL"/>
        </w:rPr>
      </w:pPr>
      <w:ins w:author="Bella Charlesworth" w:date="2026-02-16T22:02:41.961Z" w:id="438047930">
        <w:r w:rsidRPr="226CA570" w:rsidR="30AD3DFC">
          <w:rPr>
            <w:shd w:val="clear" w:color="auto" w:fill="FFFFFF"/>
            <w:lang w:val="en-AU" w:eastAsia="nl-NL"/>
          </w:rPr>
          <w:t xml:space="preserve">The </w:t>
        </w:r>
      </w:ins>
      <w:r w:rsidRPr="226CA570" w:rsidR="14BB1394">
        <w:rPr>
          <w:shd w:val="clear" w:color="auto" w:fill="FFFFFF"/>
          <w:lang w:val="en-AU" w:eastAsia="nl-NL"/>
        </w:rPr>
        <w:t xml:space="preserve">GOAP </w:t>
      </w:r>
      <w:del w:author="Bella Charlesworth" w:date="2026-02-16T22:02:39.43Z" w:id="948022447">
        <w:r w:rsidRPr="256D2A40" w:rsidDel="14BB1394">
          <w:rPr>
            <w:lang w:val="en-AU" w:eastAsia="nl-NL"/>
          </w:rPr>
          <w:delText xml:space="preserve">supports both </w:delText>
        </w:r>
      </w:del>
      <w:del w:author="Bella Charlesworth" w:date="2026-02-16T22:02:19.298Z" w:id="885309888">
        <w:r w:rsidRPr="256D2A40" w:rsidDel="14BB1394">
          <w:rPr>
            <w:lang w:val="en-AU" w:eastAsia="nl-NL"/>
          </w:rPr>
          <w:delText>m</w:delText>
        </w:r>
      </w:del>
      <w:del w:author="Bella Charlesworth" w:date="2026-02-16T22:02:39.43Z" w:id="875230715">
        <w:r w:rsidRPr="256D2A40" w:rsidDel="14BB1394">
          <w:rPr>
            <w:lang w:val="en-AU" w:eastAsia="nl-NL"/>
          </w:rPr>
          <w:delText>embers and non-</w:delText>
        </w:r>
      </w:del>
      <w:del w:author="Bella Charlesworth" w:date="2026-02-16T22:02:21.653Z" w:id="1186105221">
        <w:r w:rsidRPr="256D2A40" w:rsidDel="14BB1394">
          <w:rPr>
            <w:lang w:val="en-AU" w:eastAsia="nl-NL"/>
          </w:rPr>
          <w:delText>m</w:delText>
        </w:r>
      </w:del>
      <w:del w:author="Bella Charlesworth" w:date="2026-02-16T22:02:39.43Z" w:id="1221332591">
        <w:r w:rsidRPr="256D2A40" w:rsidDel="14BB1394">
          <w:rPr>
            <w:lang w:val="en-AU" w:eastAsia="nl-NL"/>
          </w:rPr>
          <w:delText xml:space="preserve">embers in the development of pilot ocean accounts and application of these to blue economy and sustainable marine management approaches. We </w:delText>
        </w:r>
      </w:del>
      <w:r w:rsidRPr="226CA570" w:rsidR="14BB1394">
        <w:rPr>
          <w:shd w:val="clear" w:color="auto" w:fill="FFFFFF"/>
          <w:lang w:val="en-AU" w:eastAsia="nl-NL"/>
        </w:rPr>
        <w:t xml:space="preserve">work</w:t>
      </w:r>
      <w:ins w:author="Bella Charlesworth" w:date="2026-02-16T22:02:45.307Z" w:id="307181439">
        <w:r w:rsidRPr="226CA570" w:rsidR="1DC05B6B">
          <w:rPr>
            <w:shd w:val="clear" w:color="auto" w:fill="FFFFFF"/>
            <w:lang w:val="en-AU" w:eastAsia="nl-NL"/>
          </w:rPr>
          <w:t xml:space="preserve">s</w:t>
        </w:r>
      </w:ins>
      <w:r w:rsidRPr="226CA570" w:rsidR="14BB1394">
        <w:rPr>
          <w:shd w:val="clear" w:color="auto" w:fill="FFFFFF"/>
          <w:lang w:val="en-AU" w:eastAsia="nl-NL"/>
        </w:rPr>
        <w:t xml:space="preserve"> closely with countries to develop a detailed understanding of their needs to </w:t>
      </w:r>
      <w:r w:rsidRPr="226CA570" w:rsidR="14BB1394">
        <w:rPr>
          <w:shd w:val="clear" w:color="auto" w:fill="FFFFFF"/>
          <w:lang w:val="en-AU" w:eastAsia="nl-NL"/>
        </w:rPr>
        <w:t xml:space="preserve">identify</w:t>
      </w:r>
      <w:r w:rsidRPr="226CA570" w:rsidR="14BB1394">
        <w:rPr>
          <w:shd w:val="clear" w:color="auto" w:fill="FFFFFF"/>
          <w:lang w:val="en-AU" w:eastAsia="nl-NL"/>
        </w:rPr>
        <w:t xml:space="preserve"> how and where the accounting approach might be best applied. </w:t>
      </w:r>
      <w:del w:author="Bella Charlesworth" w:date="2026-02-16T22:03:13.601Z" w:id="2140231126">
        <w:r w:rsidRPr="256D2A40" w:rsidDel="14BB1394">
          <w:rPr>
            <w:lang w:val="en-AU" w:eastAsia="nl-NL"/>
          </w:rPr>
          <w:delText xml:space="preserve">This country-led approach is at the centre of the GOAP delivery model and therefore support is </w:delText>
        </w:r>
        <w:r w:rsidRPr="256D2A40" w:rsidDel="14BB1394">
          <w:rPr>
            <w:lang w:val="en-AU" w:eastAsia="nl-NL"/>
          </w:rPr>
          <w:delText>bespoke</w:delText>
        </w:r>
        <w:r w:rsidRPr="256D2A40" w:rsidDel="14BB1394">
          <w:rPr>
            <w:lang w:val="en-AU" w:eastAsia="nl-NL"/>
          </w:rPr>
          <w:delText xml:space="preserve"> to the needs and policy </w:delText>
        </w:r>
        <w:r w:rsidRPr="256D2A40" w:rsidDel="14BB1394">
          <w:rPr>
            <w:lang w:val="en-AU" w:eastAsia="nl-NL"/>
          </w:rPr>
          <w:delText>objectives</w:delText>
        </w:r>
        <w:r w:rsidRPr="256D2A40" w:rsidDel="14BB1394">
          <w:rPr>
            <w:lang w:val="en-AU" w:eastAsia="nl-NL"/>
          </w:rPr>
          <w:delText xml:space="preserve"> of each country. </w:delText>
        </w:r>
      </w:del>
      <w:ins w:author="Bella Charlesworth" w:date="2026-02-16T22:03:13.614Z" w:id="1087631695">
        <w:r w:rsidRPr="256D2A40" w:rsidR="5CE10D01">
          <w:rPr>
            <w:lang w:val="en-AU" w:eastAsia="nl-NL"/>
          </w:rPr>
          <w:t xml:space="preserve">Using a country-led approach is at the centre of the GOAP delivery model and ensures bespoke support matched with the specific needs and policy </w:t>
        </w:r>
        <w:r w:rsidRPr="256D2A40" w:rsidR="5CE10D01">
          <w:rPr>
            <w:lang w:val="en-AU" w:eastAsia="nl-NL"/>
          </w:rPr>
          <w:t>objectives</w:t>
        </w:r>
        <w:r w:rsidRPr="256D2A40" w:rsidR="5CE10D01">
          <w:rPr>
            <w:lang w:val="en-AU" w:eastAsia="nl-NL"/>
          </w:rPr>
          <w:t xml:space="preserve"> of each country.</w:t>
        </w:r>
      </w:ins>
    </w:p>
    <w:p w:rsidRPr="0021295D" w:rsidR="002B2AD8" w:rsidP="002B2AD8" w:rsidRDefault="002B2AD8" w14:paraId="23F20814" w14:textId="77777777">
      <w:pPr>
        <w:rPr>
          <w:szCs w:val="20"/>
          <w:shd w:val="clear" w:color="auto" w:fill="FFFFFF"/>
          <w:lang w:val="en-AU" w:eastAsia="nl-NL"/>
        </w:rPr>
      </w:pPr>
    </w:p>
    <w:p w:rsidRPr="0021295D" w:rsidR="002B2AD8" w:rsidP="256D2A40" w:rsidRDefault="002B2AD8" w14:paraId="172CB139" w14:textId="160E4455">
      <w:pPr>
        <w:rPr>
          <w:shd w:val="clear" w:color="auto" w:fill="FFFFFF"/>
          <w:lang w:val="en-AU" w:eastAsia="nl-NL"/>
        </w:rPr>
      </w:pPr>
      <w:ins w:author="Bella Charlesworth" w:date="2026-02-16T22:04:59.431Z" w:id="438479303">
        <w:r w:rsidRPr="256D2A40" w:rsidR="7EB2E0C6">
          <w:rPr>
            <w:shd w:val="clear" w:color="auto" w:fill="FFFFFF"/>
            <w:lang w:val="en-AU" w:eastAsia="nl-NL"/>
          </w:rPr>
          <w:t xml:space="preserve">Support is available to countries at various stages of their ocean accounting journey. </w:t>
        </w:r>
      </w:ins>
      <w:del w:author="Bella Charlesworth" w:date="2026-02-16T22:05:03.908Z" w:id="1092962675">
        <w:r w:rsidRPr="256D2A40" w:rsidDel="14BB1394">
          <w:rPr>
            <w:lang w:val="en-AU" w:eastAsia="nl-NL"/>
          </w:rPr>
          <w:delText>A variety of support is available to countries. Below are some examples but this is far from an exhaustive list. </w:delText>
        </w:r>
      </w:del>
      <w:r w:rsidRPr="256D2A40" w:rsidR="14BB1394">
        <w:rPr>
          <w:shd w:val="clear" w:color="auto" w:fill="FFFFFF"/>
          <w:lang w:val="en-AU" w:eastAsia="nl-NL"/>
        </w:rPr>
        <w:t xml:space="preserve">The most powerful, </w:t>
      </w:r>
      <w:r w:rsidRPr="256D2A40" w:rsidR="40334100">
        <w:rPr>
          <w:shd w:val="clear" w:color="auto" w:fill="FFFFFF"/>
          <w:lang w:val="en-AU" w:eastAsia="nl-NL"/>
        </w:rPr>
        <w:t>impactful,</w:t>
      </w:r>
      <w:r w:rsidRPr="256D2A40" w:rsidR="14BB1394">
        <w:rPr>
          <w:shd w:val="clear" w:color="auto" w:fill="FFFFFF"/>
          <w:lang w:val="en-AU" w:eastAsia="nl-NL"/>
        </w:rPr>
        <w:t xml:space="preserve"> and </w:t>
      </w:r>
      <w:del w:author="Bella Charlesworth" w:date="2026-02-16T22:05:07.547Z" w:id="1642971109">
        <w:r w:rsidRPr="256D2A40" w:rsidDel="14BB1394">
          <w:rPr>
            <w:lang w:val="en-AU" w:eastAsia="nl-NL"/>
          </w:rPr>
          <w:delText>sustainable</w:delText>
        </w:r>
      </w:del>
      <w:ins w:author="Bella Charlesworth" w:date="2026-02-16T22:05:10.601Z" w:id="605942961">
        <w:r w:rsidRPr="256D2A40" w:rsidR="41801AA1">
          <w:rPr>
            <w:shd w:val="clear" w:color="auto" w:fill="FFFFFF"/>
            <w:lang w:val="en-AU" w:eastAsia="nl-NL"/>
          </w:rPr>
          <w:t xml:space="preserve">comprehensive</w:t>
        </w:r>
      </w:ins>
      <w:r w:rsidRPr="256D2A40" w:rsidR="14BB1394">
        <w:rPr>
          <w:shd w:val="clear" w:color="auto" w:fill="FFFFFF"/>
          <w:lang w:val="en-AU" w:eastAsia="nl-NL"/>
        </w:rPr>
        <w:t xml:space="preserve"> package of GOAP support uses an end-to-end model which encompasses the development of pilot accounts, relevant training and support, and application of the accounts to specific issues faced by the countries</w:t>
      </w:r>
      <w:ins w:author="Bella Charlesworth" w:date="2026-02-16T22:05:36.328Z" w:id="680355188">
        <w:r w:rsidRPr="256D2A40" w:rsidR="41E3338F">
          <w:rPr>
            <w:shd w:val="clear" w:color="auto" w:fill="FFFFFF"/>
            <w:lang w:val="en-AU" w:eastAsia="nl-NL"/>
          </w:rPr>
          <w:t xml:space="preserve">, including </w:t>
        </w:r>
        <w:r w:rsidRPr="256D2A40" w:rsidR="41E3338F">
          <w:rPr>
            <w:shd w:val="clear" w:color="auto" w:fill="FFFFFF"/>
            <w:lang w:val="en-AU" w:eastAsia="nl-NL"/>
          </w:rPr>
          <w:t xml:space="preserve">climate change mitigation and adaptation, plastics and waste </w:t>
        </w:r>
      </w:ins>
      <w:ins w:author="Bella Charlesworth" w:date="2026-02-16T22:06:07.342Z" w:id="437555757">
        <w:r w:rsidRPr="256D2A40" w:rsidR="41E3338F">
          <w:rPr>
            <w:shd w:val="clear" w:color="auto" w:fill="FFFFFF"/>
            <w:lang w:val="en-AU" w:eastAsia="nl-NL"/>
          </w:rPr>
          <w:t xml:space="preserve">management </w:t>
        </w:r>
      </w:ins>
      <w:ins w:author="Bella Charlesworth" w:date="2026-02-16T22:05:36.328Z" w:id="730602421">
        <w:r w:rsidRPr="256D2A40" w:rsidR="41E3338F">
          <w:rPr>
            <w:shd w:val="clear" w:color="auto" w:fill="FFFFFF"/>
            <w:lang w:val="en-AU" w:eastAsia="nl-NL"/>
          </w:rPr>
          <w:t xml:space="preserve">and </w:t>
        </w:r>
      </w:ins>
      <w:ins w:author="Bella Charlesworth" w:date="2026-02-16T22:06:13.728Z" w:id="655908087">
        <w:r w:rsidRPr="256D2A40" w:rsidR="41E3338F">
          <w:rPr>
            <w:shd w:val="clear" w:color="auto" w:fill="FFFFFF"/>
            <w:lang w:val="en-AU" w:eastAsia="nl-NL"/>
          </w:rPr>
          <w:t xml:space="preserve">halting </w:t>
        </w:r>
      </w:ins>
      <w:ins w:author="Bella Charlesworth" w:date="2026-02-16T22:05:36.328Z" w:id="1403621568">
        <w:r w:rsidRPr="256D2A40" w:rsidR="41E3338F">
          <w:rPr>
            <w:shd w:val="clear" w:color="auto" w:fill="FFFFFF"/>
            <w:lang w:val="en-AU" w:eastAsia="nl-NL"/>
          </w:rPr>
          <w:t xml:space="preserve">biodiversity</w:t>
        </w:r>
      </w:ins>
      <w:ins w:author="Bella Charlesworth" w:date="2026-02-16T22:06:10.357Z" w:id="1972012501">
        <w:r w:rsidRPr="256D2A40" w:rsidR="41E3338F">
          <w:rPr>
            <w:shd w:val="clear" w:color="auto" w:fill="FFFFFF"/>
            <w:lang w:val="en-AU" w:eastAsia="nl-NL"/>
          </w:rPr>
          <w:t xml:space="preserve"> loss</w:t>
        </w:r>
      </w:ins>
      <w:del w:author="Bella Charlesworth" w:date="2026-02-16T22:05:25.223Z" w:id="1330422091">
        <w:r w:rsidRPr="256D2A40" w:rsidDel="14BB1394">
          <w:rPr>
            <w:lang w:val="en-AU" w:eastAsia="nl-NL"/>
          </w:rPr>
          <w:delText xml:space="preserve"> with which we are working</w:delText>
        </w:r>
      </w:del>
      <w:r w:rsidRPr="256D2A40" w:rsidR="14BB1394">
        <w:rPr>
          <w:shd w:val="clear" w:color="auto" w:fill="FFFFFF"/>
          <w:lang w:val="en-AU" w:eastAsia="nl-NL"/>
        </w:rPr>
        <w:t xml:space="preserve">. </w:t>
      </w:r>
    </w:p>
    <w:p w:rsidR="002B2AD8" w:rsidP="002B2AD8" w:rsidRDefault="002B2AD8" w14:paraId="72F8AE23" w14:textId="77777777">
      <w:pPr>
        <w:rPr>
          <w:shd w:val="clear" w:color="auto" w:fill="FFFFFF"/>
          <w:lang w:val="en-AU" w:eastAsia="nl-NL"/>
        </w:rPr>
      </w:pPr>
    </w:p>
    <w:p w:rsidRPr="00522564" w:rsidR="002B2AD8" w:rsidP="00426E0E" w:rsidRDefault="002B2AD8" w14:paraId="564526E9" w14:textId="57B104E9">
      <w:pPr>
        <w:pStyle w:val="Heading3"/>
        <w:rPr>
          <w:shd w:val="clear" w:color="auto" w:fill="FFFFFF"/>
          <w:lang w:val="en-AU" w:eastAsia="nl-NL"/>
        </w:rPr>
      </w:pPr>
      <w:del w:author="Bella Charlesworth" w:date="2026-02-16T23:14:56.943Z" w:id="1791190037">
        <w:r w:rsidRPr="256D2A40" w:rsidDel="14BB1394">
          <w:rPr>
            <w:lang w:val="en-GB"/>
          </w:rPr>
          <w:delText xml:space="preserve">Pilots and </w:delText>
        </w:r>
      </w:del>
      <w:ins w:author="Bella Charlesworth" w:date="2026-02-16T23:14:57.089Z" w:id="177979557">
        <w:r w:rsidRPr="256D2A40" w:rsidR="6A0EFBFC">
          <w:rPr>
            <w:lang w:val="en-GB"/>
          </w:rPr>
          <w:t>T</w:t>
        </w:r>
      </w:ins>
      <w:del w:author="Bella Charlesworth" w:date="2026-02-16T23:14:56.943Z" w:id="11575141">
        <w:r w:rsidRPr="256D2A40" w:rsidDel="14BB1394">
          <w:rPr>
            <w:lang w:val="en-GB"/>
          </w:rPr>
          <w:delText>t</w:delText>
        </w:r>
      </w:del>
      <w:r w:rsidRPr="256D2A40" w:rsidR="14BB1394">
        <w:rPr>
          <w:lang w:val="en-GB"/>
        </w:rPr>
        <w:t xml:space="preserve">echnical </w:t>
      </w:r>
      <w:ins w:author="Bella Charlesworth" w:date="2026-02-16T23:15:02.488Z" w:id="646630166">
        <w:r w:rsidRPr="256D2A40" w:rsidR="04A058C5">
          <w:rPr>
            <w:lang w:val="en-GB"/>
          </w:rPr>
          <w:t>guidance</w:t>
        </w:r>
      </w:ins>
      <w:del w:author="Bella Charlesworth" w:date="2026-02-16T23:14:58.709Z" w:id="240393615">
        <w:r w:rsidRPr="256D2A40" w:rsidDel="14BB1394">
          <w:rPr>
            <w:lang w:val="en-GB"/>
          </w:rPr>
          <w:delText>support</w:delText>
        </w:r>
      </w:del>
    </w:p>
    <w:p w:rsidRPr="0021295D" w:rsidR="009642DD" w:rsidP="256D2A40" w:rsidRDefault="002B2AD8" w14:paraId="2CB47384" w14:textId="1D0F55A7">
      <w:pPr>
        <w:pStyle w:val="ListParagraph"/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lang w:val="en-AU" w:eastAsia="nl-NL"/>
        </w:rPr>
        <w:pPrChange w:author="Bella Charlesworth" w:date="2026-02-16T23:14:58.754Z">
          <w:pPr>
            <w:pStyle w:val="ListParagraph"/>
            <w:numPr>
              <w:ilvl w:val="0"/>
              <w:numId w:val="13"/>
            </w:numPr>
            <w:spacing w:before="0" w:beforeAutospacing="off"/>
          </w:pPr>
        </w:pPrChange>
      </w:pPr>
      <w:del w:author="Bella Charlesworth" w:date="2026-02-16T22:10:07.871Z" w:id="266306041">
        <w:r w:rsidRPr="256D2A40" w:rsidDel="14BB1394">
          <w:rPr>
            <w:lang w:val="en-AU" w:eastAsia="nl-NL"/>
          </w:rPr>
          <w:delText>In-kind advisory support f</w:delText>
        </w:r>
        <w:r w:rsidRPr="256D2A40" w:rsidDel="1A6CA22E">
          <w:rPr>
            <w:lang w:val="en-AU" w:eastAsia="nl-NL"/>
          </w:rPr>
          <w:delText>or countries considering ocean accounting</w:delText>
        </w:r>
      </w:del>
      <w:ins w:author="Bella Charlesworth" w:date="2026-02-16T22:10:07.874Z" w:id="927275770">
        <w:r w:rsidRPr="256D2A40" w:rsidR="46D698DD">
          <w:rPr>
            <w:lang w:val="en-AU" w:eastAsia="nl-NL"/>
          </w:rPr>
          <w:t>Assistance to</w:t>
        </w:r>
        <w:r w:rsidRPr="256D2A40" w:rsidR="46D698DD">
          <w:rPr>
            <w:lang w:val="en-AU" w:eastAsia="nl-NL"/>
          </w:rPr>
          <w:t xml:space="preserve"> source financial or in-kind support for the development and implementation of ocean accounting initiatives</w:t>
        </w:r>
      </w:ins>
    </w:p>
    <w:p w:rsidRPr="0021295D" w:rsidR="002B2AD8" w:rsidP="256D2A40" w:rsidRDefault="009642DD" w14:paraId="4560CF1A" w14:textId="0EDB1079">
      <w:pPr>
        <w:pStyle w:val="ListParagraph"/>
        <w:rPr>
          <w:ins w:author="Bella Charlesworth" w:date="2026-02-16T23:15:52.824Z" w16du:dateUtc="2026-02-16T23:15:52.824Z" w:id="1048911654"/>
          <w:shd w:val="clear" w:color="auto" w:fill="FFFFFF"/>
          <w:lang w:val="en-AU" w:eastAsia="nl-NL"/>
        </w:rPr>
      </w:pPr>
      <w:del w:author="Bella Charlesworth" w:date="2026-02-16T23:15:52.821Z" w:id="1878905331">
        <w:r w:rsidRPr="256D2A40" w:rsidDel="1A6CA22E">
          <w:rPr>
            <w:lang w:val="en-AU" w:eastAsia="nl-NL"/>
          </w:rPr>
          <w:delText>S</w:delText>
        </w:r>
        <w:r w:rsidRPr="256D2A40" w:rsidDel="1A6CA22E">
          <w:rPr>
            <w:lang w:val="en-AU" w:eastAsia="nl-NL"/>
          </w:rPr>
          <w:delText>upport for</w:delText>
        </w:r>
        <w:r w:rsidRPr="256D2A40" w:rsidDel="1A6CA22E">
          <w:rPr>
            <w:lang w:val="en-AU" w:eastAsia="nl-NL"/>
          </w:rPr>
          <w:delText xml:space="preserve"> </w:delText>
        </w:r>
        <w:r w:rsidRPr="256D2A40" w:rsidDel="1A6CA22E">
          <w:rPr>
            <w:lang w:val="en-AU" w:eastAsia="nl-NL"/>
          </w:rPr>
          <w:delText>o</w:delText>
        </w:r>
        <w:r w:rsidRPr="256D2A40" w:rsidDel="14BB1394">
          <w:rPr>
            <w:lang w:val="en-AU" w:eastAsia="nl-NL"/>
          </w:rPr>
          <w:delText>cean accounting pilot activities</w:delText>
        </w:r>
      </w:del>
      <w:del w:author="Bella Charlesworth" w:date="2026-02-16T22:06:44.793Z" w:id="2145540723">
        <w:r w:rsidRPr="256D2A40" w:rsidDel="14BB1394">
          <w:rPr>
            <w:lang w:val="en-AU" w:eastAsia="nl-NL"/>
          </w:rPr>
          <w:delText>.</w:delText>
        </w:r>
      </w:del>
      <w:ins w:author="Bella Charlesworth" w:date="2026-02-16T23:15:52.824Z" w:id="153282971">
        <w:r w:rsidRPr="256D2A40" w:rsidR="78DED7FE">
          <w:rPr>
            <w:lang w:val="en-AU" w:eastAsia="nl-NL"/>
          </w:rPr>
          <w:t>Technical Guidance on Ocean Accounting and development of related international statistical standards</w:t>
        </w:r>
      </w:ins>
    </w:p>
    <w:p w:rsidRPr="0021295D" w:rsidR="002B2AD8" w:rsidP="256D2A40" w:rsidRDefault="009642DD" w14:paraId="06EDB5D6" w14:textId="6DA69A31">
      <w:pPr>
        <w:pStyle w:val="ListParagraph"/>
        <w:rPr>
          <w:ins w:author="Bella Charlesworth" w:date="2026-02-16T23:15:21.969Z" w16du:dateUtc="2026-02-16T23:15:21.969Z" w:id="457110351"/>
          <w:shd w:val="clear" w:color="auto" w:fill="FFFFFF"/>
          <w:lang w:val="en-AU" w:eastAsia="nl-NL"/>
        </w:rPr>
      </w:pPr>
    </w:p>
    <w:p w:rsidRPr="0021295D" w:rsidR="002B2AD8" w:rsidP="256D2A40" w:rsidRDefault="009642DD" w14:paraId="5C5B43CC" w14:textId="28337187">
      <w:pPr>
        <w:pStyle w:val="ListParagraph"/>
        <w:rPr>
          <w:ins w:author="Bella Charlesworth" w:date="2026-02-16T23:16:51.036Z" w16du:dateUtc="2026-02-16T23:16:51.036Z" w:id="1290233531"/>
          <w:rFonts w:ascii="Arial" w:hAnsi="Arial" w:eastAsia="Arial" w:cs="Arial"/>
          <w:noProof w:val="0"/>
          <w:sz w:val="20"/>
          <w:szCs w:val="20"/>
          <w:shd w:val="clear" w:color="auto" w:fill="FFFFFF"/>
          <w:lang w:val="en-AU"/>
        </w:rPr>
      </w:pPr>
      <w:r w:rsidRPr="256D2A40" w:rsidR="256D2A40">
        <w:rPr>
          <w:rFonts w:ascii="Arial" w:hAnsi="Arial" w:eastAsia="Arial" w:cs="Arial"/>
          <w:noProof w:val="0"/>
          <w:sz w:val="20"/>
          <w:szCs w:val="20"/>
          <w:lang w:val="en-AU"/>
        </w:rPr>
        <w:t xml:space="preserve">Access to the Global Expert Panel to </w:t>
      </w:r>
      <w:r w:rsidRPr="256D2A40" w:rsidR="256D2A40">
        <w:rPr>
          <w:rFonts w:ascii="Arial" w:hAnsi="Arial" w:eastAsia="Arial" w:cs="Arial"/>
          <w:noProof w:val="0"/>
          <w:sz w:val="20"/>
          <w:szCs w:val="20"/>
          <w:lang w:val="en-AU"/>
        </w:rPr>
        <w:t>facilitate</w:t>
      </w:r>
      <w:r w:rsidRPr="256D2A40" w:rsidR="256D2A40">
        <w:rPr>
          <w:rFonts w:ascii="Arial" w:hAnsi="Arial" w:eastAsia="Arial" w:cs="Arial"/>
          <w:noProof w:val="0"/>
          <w:sz w:val="20"/>
          <w:szCs w:val="20"/>
          <w:lang w:val="en-AU"/>
        </w:rPr>
        <w:t xml:space="preserve"> the creation of new knowledge that advances the development and global uptake of ocean accounting</w:t>
      </w:r>
    </w:p>
    <w:p w:rsidRPr="0021295D" w:rsidR="002B2AD8" w:rsidP="256D2A40" w:rsidRDefault="009642DD" w14:paraId="08D554A1" w14:textId="570D62EE">
      <w:pPr>
        <w:pStyle w:val="ListParagraph"/>
        <w:rPr>
          <w:del w:author="Bella Charlesworth" w:date="2026-02-16T22:10:33.056Z" w16du:dateUtc="2026-02-16T22:10:33.056Z" w:id="170554281"/>
          <w:shd w:val="clear" w:color="auto" w:fill="FFFFFF"/>
          <w:lang w:val="en-AU" w:eastAsia="nl-NL"/>
        </w:rPr>
      </w:pPr>
      <w:ins w:author="Bella Charlesworth" w:date="2026-02-16T23:16:51.298Z" w:id="1853643809">
        <w:r w:rsidRPr="256D2A40" w:rsidR="187E80A9">
          <w:rPr>
            <w:rFonts w:ascii="Arial" w:hAnsi="Arial" w:eastAsia="Arial" w:cs="Arial"/>
            <w:noProof w:val="0"/>
            <w:sz w:val="20"/>
            <w:szCs w:val="20"/>
            <w:lang w:val="en-AU"/>
          </w:rPr>
          <w:t xml:space="preserve">Advisory support and technical guidance on linking ocean accounts with broader ocean policy </w:t>
        </w:r>
        <w:r w:rsidRPr="256D2A40" w:rsidR="187E80A9">
          <w:rPr>
            <w:rFonts w:ascii="Arial" w:hAnsi="Arial" w:eastAsia="Arial" w:cs="Arial"/>
            <w:noProof w:val="0"/>
            <w:sz w:val="20"/>
            <w:szCs w:val="20"/>
            <w:lang w:val="en-AU"/>
          </w:rPr>
          <w:t>objectives</w:t>
        </w:r>
        <w:r w:rsidRPr="256D2A40" w:rsidR="187E80A9">
          <w:rPr>
            <w:rFonts w:ascii="Arial" w:hAnsi="Arial" w:eastAsia="Arial" w:cs="Arial"/>
            <w:noProof w:val="0"/>
            <w:sz w:val="20"/>
            <w:szCs w:val="20"/>
            <w:lang w:val="en-AU"/>
          </w:rPr>
          <w:t xml:space="preserve"> </w:t>
        </w:r>
        <w:r w:rsidRPr="256D2A40" w:rsidR="187E80A9">
          <w:rPr>
            <w:lang w:val="en-AU" w:eastAsia="nl-NL"/>
          </w:rPr>
          <w:t>including accessing sustainable finance, understanding equity implications within the ocean economy, meeting international commitments under the 2030 Sustainable Development Agenda, Paris Agreement and Convention on Biological Diversity.</w:t>
        </w:r>
      </w:ins>
    </w:p>
    <w:p w:rsidRPr="0021295D" w:rsidR="009642DD" w:rsidP="256D2A40" w:rsidRDefault="009642DD" w14:paraId="4D79ED42" w14:textId="388EF15E">
      <w:pPr>
        <w:pStyle w:val="Normal"/>
        <w:numPr>
          <w:ilvl w:val="0"/>
          <w:numId w:val="13"/>
        </w:numPr>
        <w:ind w:left="0" w:hanging="0"/>
        <w:rPr>
          <w:del w:author="Bella Charlesworth" w:date="2026-02-16T22:10:31.607Z" w16du:dateUtc="2026-02-16T22:10:31.607Z" w:id="1036178575"/>
          <w:shd w:val="clear" w:color="auto" w:fill="FFFFFF"/>
          <w:lang w:val="en-AU" w:eastAsia="nl-NL"/>
        </w:rPr>
        <w:pPrChange w:author="Bella Charlesworth" w:date="2026-02-16T22:10:32.636Z">
          <w:pPr>
            <w:pStyle w:val="ListParagraph"/>
            <w:numPr>
              <w:ilvl w:val="0"/>
              <w:numId w:val="13"/>
            </w:numPr>
            <w:ind w:left="0" w:hanging="0"/>
          </w:pPr>
        </w:pPrChange>
      </w:pPr>
      <w:del w:author="Bella Charlesworth" w:date="2026-02-16T22:10:31.608Z" w:id="1753441097">
        <w:r w:rsidRPr="256D2A40" w:rsidDel="1A6CA22E">
          <w:rPr>
            <w:lang w:val="en-AU" w:eastAsia="nl-NL"/>
          </w:rPr>
          <w:delText>Support to secure funding to undertake ocean accounting activities</w:delText>
        </w:r>
      </w:del>
      <w:del w:author="Bella Charlesworth" w:date="2026-02-16T22:06:43.427Z" w:id="419229278">
        <w:r w:rsidRPr="256D2A40" w:rsidDel="1A6CA22E">
          <w:rPr>
            <w:lang w:val="en-AU" w:eastAsia="nl-NL"/>
          </w:rPr>
          <w:delText>.</w:delText>
        </w:r>
      </w:del>
    </w:p>
    <w:p w:rsidRPr="0021295D" w:rsidR="002B2AD8" w:rsidP="256D2A40" w:rsidRDefault="002B2AD8" w14:paraId="09A52972" w14:textId="41BED9C9">
      <w:pPr>
        <w:pStyle w:val="ListParagraph"/>
        <w:rPr>
          <w:del w:author="Bella Charlesworth" w:date="2026-02-16T23:15:51.453Z" w16du:dateUtc="2026-02-16T23:15:51.453Z" w:id="1041920856"/>
          <w:shd w:val="clear" w:color="auto" w:fill="FFFFFF"/>
          <w:lang w:val="en-AU" w:eastAsia="nl-NL"/>
        </w:rPr>
      </w:pPr>
      <w:del w:author="Bella Charlesworth" w:date="2026-02-16T23:15:51.453Z" w:id="278471022">
        <w:r w:rsidRPr="256D2A40" w:rsidDel="14BB1394">
          <w:rPr>
            <w:lang w:val="en-AU" w:eastAsia="nl-NL"/>
          </w:rPr>
          <w:delText>Technical Guidance on Ocean Accounting and development of related international statistical standards</w:delText>
        </w:r>
      </w:del>
      <w:del w:author="Bella Charlesworth" w:date="2026-02-16T22:07:26.871Z" w:id="1064335189">
        <w:r w:rsidRPr="256D2A40" w:rsidDel="14BB1394">
          <w:rPr>
            <w:lang w:val="en-AU" w:eastAsia="nl-NL"/>
          </w:rPr>
          <w:delText>.</w:delText>
        </w:r>
      </w:del>
    </w:p>
    <w:p w:rsidRPr="0021295D" w:rsidR="009642DD" w:rsidP="256D2A40" w:rsidRDefault="009642DD" w14:paraId="51B5CB89" w14:textId="29D45C0C">
      <w:pPr>
        <w:pStyle w:val="ListParagraph"/>
        <w:rPr>
          <w:del w:author="Bella Charlesworth" w:date="2026-02-16T23:15:59.892Z" w16du:dateUtc="2026-02-16T23:15:59.892Z" w:id="1424153692"/>
          <w:shd w:val="clear" w:color="auto" w:fill="FFFFFF"/>
          <w:lang w:val="en-AU" w:eastAsia="nl-NL"/>
        </w:rPr>
      </w:pPr>
      <w:del w:author="Bella Charlesworth" w:date="2026-02-16T23:15:59.892Z" w:id="1839605732">
        <w:r w:rsidRPr="256D2A40" w:rsidDel="1A6CA22E">
          <w:rPr>
            <w:lang w:val="en-AU" w:eastAsia="nl-NL"/>
          </w:rPr>
          <w:delText xml:space="preserve">Ongoing advisory support and technical </w:delText>
        </w:r>
        <w:r w:rsidRPr="256D2A40" w:rsidDel="1A6CA22E">
          <w:rPr>
            <w:lang w:val="en-AU" w:eastAsia="nl-NL"/>
          </w:rPr>
          <w:delText>assistance</w:delText>
        </w:r>
        <w:r w:rsidRPr="256D2A40" w:rsidDel="1A6CA22E">
          <w:rPr>
            <w:lang w:val="en-AU" w:eastAsia="nl-NL"/>
          </w:rPr>
          <w:delText xml:space="preserve"> matching for GOAP member countries</w:delText>
        </w:r>
      </w:del>
      <w:del w:author="Bella Charlesworth" w:date="2026-02-16T22:07:37.982Z" w:id="301775098">
        <w:r w:rsidRPr="256D2A40" w:rsidDel="1A6CA22E">
          <w:rPr>
            <w:lang w:val="en-AU" w:eastAsia="nl-NL"/>
          </w:rPr>
          <w:delText>.</w:delText>
        </w:r>
      </w:del>
    </w:p>
    <w:p w:rsidRPr="001713EB" w:rsidR="002B2AD8" w:rsidP="00426E0E" w:rsidRDefault="002B2AD8" w14:paraId="2033AD85" w14:textId="1C8ACE2A">
      <w:pPr>
        <w:pStyle w:val="Heading3"/>
        <w:rPr>
          <w:lang w:val="en-GB"/>
        </w:rPr>
      </w:pPr>
      <w:del w:author="Bella Charlesworth" w:date="2026-02-16T23:16:06.43Z" w:id="816107472">
        <w:r w:rsidRPr="256D2A40" w:rsidDel="14BB1394">
          <w:rPr>
            <w:lang w:val="en-GB"/>
          </w:rPr>
          <w:delText xml:space="preserve">Training </w:delText>
        </w:r>
      </w:del>
      <w:ins w:author="Bella Charlesworth" w:date="2026-02-16T23:16:11.619Z" w:id="23356042">
        <w:r w:rsidRPr="256D2A40" w:rsidR="122A5691">
          <w:rPr>
            <w:lang w:val="en-GB"/>
          </w:rPr>
          <w:t>Capacity building</w:t>
        </w:r>
      </w:ins>
    </w:p>
    <w:p w:rsidRPr="0021295D" w:rsidR="002B2AD8" w:rsidP="256D2A40" w:rsidRDefault="002B2AD8" w14:paraId="79948D23" w14:textId="797794EF">
      <w:pPr>
        <w:pStyle w:val="ListParagraph"/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lang w:val="en-AU" w:eastAsia="nl-NL"/>
        </w:rPr>
        <w:pPrChange w:author="Bella Charlesworth" w:date="2026-02-16T23:16:06.463Z">
          <w:pPr>
            <w:pStyle w:val="ListParagraph"/>
            <w:numPr>
              <w:ilvl w:val="0"/>
              <w:numId w:val="13"/>
            </w:numPr>
            <w:spacing w:before="0" w:beforeAutospacing="off"/>
          </w:pPr>
        </w:pPrChange>
      </w:pPr>
      <w:del w:author="Bella Charlesworth" w:date="2026-02-16T22:08:02.232Z" w:id="1288818085">
        <w:r w:rsidRPr="256D2A40" w:rsidDel="14BB1394">
          <w:rPr>
            <w:lang w:val="en-AU" w:eastAsia="nl-NL"/>
          </w:rPr>
          <w:delText>Introduction to experts and consultants to host</w:delText>
        </w:r>
      </w:del>
      <w:ins w:author="Bella Charlesworth" w:date="2026-02-16T22:08:06.984Z" w:id="88820073">
        <w:r w:rsidRPr="256D2A40" w:rsidR="7A2BEE93">
          <w:rPr>
            <w:shd w:val="clear" w:color="auto" w:fill="FFFFFF"/>
            <w:lang w:val="en-AU" w:eastAsia="nl-NL"/>
          </w:rPr>
          <w:t xml:space="preserve">Regular and bespoke</w:t>
        </w:r>
      </w:ins>
      <w:r w:rsidRPr="256D2A40" w:rsidR="14BB1394">
        <w:rPr>
          <w:shd w:val="clear" w:color="auto" w:fill="FFFFFF"/>
          <w:lang w:val="en-AU" w:eastAsia="nl-NL"/>
        </w:rPr>
        <w:t xml:space="preserve"> workshops and capacity building events</w:t>
      </w:r>
      <w:ins w:author="Bella Charlesworth" w:date="2026-02-16T22:08:12.464Z" w:id="1805398100">
        <w:r w:rsidRPr="256D2A40" w:rsidR="434293B1">
          <w:rPr>
            <w:shd w:val="clear" w:color="auto" w:fill="FFFFFF"/>
            <w:lang w:val="en-AU" w:eastAsia="nl-NL"/>
          </w:rPr>
          <w:t xml:space="preserve"> (in-person and online)</w:t>
        </w:r>
      </w:ins>
      <w:r w:rsidRPr="256D2A40" w:rsidR="14BB1394">
        <w:rPr>
          <w:shd w:val="clear" w:color="auto" w:fill="FFFFFF"/>
          <w:lang w:val="en-AU" w:eastAsia="nl-NL"/>
        </w:rPr>
        <w:t xml:space="preserve"> to </w:t>
      </w:r>
      <w:r w:rsidRPr="256D2A40" w:rsidR="14BB1394">
        <w:rPr>
          <w:shd w:val="clear" w:color="auto" w:fill="FFFFFF"/>
          <w:lang w:val="en-AU" w:eastAsia="nl-NL"/>
        </w:rPr>
        <w:t xml:space="preserve">bridge kn</w:t>
      </w:r>
      <w:r w:rsidRPr="256D2A40" w:rsidR="14BB1394">
        <w:rPr>
          <w:shd w:val="clear" w:color="auto" w:fill="FFFFFF"/>
          <w:lang w:val="en-AU" w:eastAsia="nl-NL"/>
        </w:rPr>
        <w:t xml:space="preserve">owledge gaps and build technical </w:t>
      </w:r>
      <w:r w:rsidRPr="256D2A40" w:rsidR="14BB1394">
        <w:rPr>
          <w:shd w:val="clear" w:color="auto" w:fill="FFFFFF"/>
          <w:lang w:val="en-AU" w:eastAsia="nl-NL"/>
        </w:rPr>
        <w:t xml:space="preserve">expertise</w:t>
      </w:r>
      <w:r w:rsidRPr="256D2A40" w:rsidR="14BB1394">
        <w:rPr>
          <w:shd w:val="clear" w:color="auto" w:fill="FFFFFF"/>
          <w:lang w:val="en-AU" w:eastAsia="nl-NL"/>
        </w:rPr>
        <w:t xml:space="preserve"> in-country</w:t>
      </w:r>
      <w:ins w:author="Bella Charlesworth" w:date="2026-02-16T22:08:17.429Z" w:id="535798477">
        <w:r w:rsidRPr="256D2A40" w:rsidR="788C6DAD">
          <w:rPr>
            <w:shd w:val="clear" w:color="auto" w:fill="FFFFFF"/>
            <w:lang w:val="en-AU" w:eastAsia="nl-NL"/>
          </w:rPr>
          <w:t xml:space="preserve"> and globally</w:t>
        </w:r>
      </w:ins>
      <w:del w:author="Bella Charlesworth" w:date="2026-02-16T22:08:15.137Z" w:id="1730474659">
        <w:r w:rsidRPr="256D2A40" w:rsidDel="14BB1394">
          <w:rPr>
            <w:lang w:val="en-AU" w:eastAsia="nl-NL"/>
          </w:rPr>
          <w:delText>.</w:delText>
        </w:r>
        <w:r w:rsidRPr="256D2A40" w:rsidDel="14BB1394">
          <w:rPr>
            <w:lang w:val="en-AU" w:eastAsia="nl-NL"/>
          </w:rPr>
          <w:delText xml:space="preserve">  </w:delText>
        </w:r>
      </w:del>
    </w:p>
    <w:p w:rsidRPr="0021295D" w:rsidR="002B2AD8" w:rsidP="256D2A40" w:rsidRDefault="002B2AD8" w14:paraId="54BCAE63" w14:textId="473B150F">
      <w:pPr>
        <w:pStyle w:val="ListParagraph"/>
        <w:rPr>
          <w:shd w:val="clear" w:color="auto" w:fill="FFFFFF"/>
          <w:lang w:val="en-AU" w:eastAsia="nl-NL"/>
        </w:rPr>
      </w:pPr>
      <w:r w:rsidRPr="256D2A40" w:rsidR="14BB1394">
        <w:rPr>
          <w:shd w:val="clear" w:color="auto" w:fill="FFFFFF"/>
          <w:lang w:val="en-AU" w:eastAsia="nl-NL"/>
        </w:rPr>
        <w:t>Collaboration on development of demand-driven technical papers</w:t>
      </w:r>
      <w:ins w:author="Bella Charlesworth" w:date="2026-02-16T22:08:32.721Z" w:id="187721384">
        <w:r w:rsidRPr="256D2A40" w:rsidR="7EADAC50">
          <w:rPr>
            <w:shd w:val="clear" w:color="auto" w:fill="FFFFFF"/>
            <w:lang w:val="en-AU" w:eastAsia="nl-NL"/>
          </w:rPr>
          <w:t>, academic articles and policy briefs</w:t>
        </w:r>
      </w:ins>
      <w:r w:rsidRPr="256D2A40" w:rsidR="14BB1394">
        <w:rPr>
          <w:shd w:val="clear" w:color="auto" w:fill="FFFFFF"/>
          <w:lang w:val="en-AU" w:eastAsia="nl-NL"/>
        </w:rPr>
        <w:t xml:space="preserve"> related to </w:t>
      </w:r>
      <w:del w:author="Bella Charlesworth" w:date="2026-02-16T22:08:34.682Z" w:id="1179029004">
        <w:r w:rsidRPr="256D2A40" w:rsidDel="14BB1394">
          <w:rPr>
            <w:lang w:val="en-AU" w:eastAsia="nl-NL"/>
          </w:rPr>
          <w:delText>ocean accounting.</w:delText>
        </w:r>
      </w:del>
      <w:ins w:author="Bella Charlesworth" w:date="2026-02-16T22:08:37.092Z" w:id="245632837">
        <w:r w:rsidRPr="256D2A40" w:rsidR="3BFA59E7">
          <w:rPr>
            <w:shd w:val="clear" w:color="auto" w:fill="FFFFFF"/>
            <w:lang w:val="en-AU" w:eastAsia="nl-NL"/>
          </w:rPr>
          <w:t>sustainable ocean development</w:t>
        </w:r>
      </w:ins>
    </w:p>
    <w:p w:rsidRPr="001713EB" w:rsidR="002B2AD8" w:rsidP="00426E0E" w:rsidRDefault="002B2AD8" w14:paraId="657AFCE1" w14:textId="77777777">
      <w:pPr>
        <w:pStyle w:val="Heading3"/>
        <w:rPr>
          <w:lang w:val="en-GB"/>
        </w:rPr>
      </w:pPr>
      <w:r>
        <w:rPr>
          <w:lang w:val="en-GB"/>
        </w:rPr>
        <w:lastRenderedPageBreak/>
        <w:t>Global and Regional Communities of Practice</w:t>
      </w:r>
    </w:p>
    <w:p w:rsidRPr="0021295D" w:rsidR="009642DD" w:rsidP="256D2A40" w:rsidRDefault="009642DD" w14:paraId="4D777B27" w14:textId="4C5FA995">
      <w:pPr>
        <w:pStyle w:val="ListParagraph"/>
        <w:rPr>
          <w:del w:author="Bella Charlesworth" w:date="2026-02-16T22:12:10.807Z" w16du:dateUtc="2026-02-16T22:12:10.807Z" w:id="1979821635"/>
          <w:shd w:val="clear" w:color="auto" w:fill="FFFFFF"/>
          <w:lang w:val="en-AU" w:eastAsia="nl-NL"/>
        </w:rPr>
        <w:pPrChange w:author="Bella Charlesworth" w:date="2026-02-16T22:12:37.242Z">
          <w:pPr>
            <w:pStyle w:val="ListParagraph"/>
            <w:numPr>
              <w:ilvl w:val="0"/>
              <w:numId w:val="13"/>
            </w:numPr>
          </w:pPr>
        </w:pPrChange>
      </w:pPr>
      <w:del w:author="Bella Charlesworth" w:date="2026-02-16T22:12:03.463Z" w:id="187239740">
        <w:r w:rsidRPr="256D2A40" w:rsidDel="1A6CA22E">
          <w:rPr>
            <w:lang w:val="en-AU" w:eastAsia="nl-NL"/>
          </w:rPr>
          <w:delText xml:space="preserve">Participation in </w:delText>
        </w:r>
      </w:del>
      <w:ins w:author="Bella Charlesworth" w:date="2026-02-16T22:14:52.705Z" w:id="1264303324">
        <w:r w:rsidRPr="256D2A40" w:rsidR="5FD66B89">
          <w:rPr>
            <w:shd w:val="clear" w:color="auto" w:fill="FFFFFF"/>
            <w:lang w:val="en-AU" w:eastAsia="nl-NL"/>
          </w:rPr>
          <w:t xml:space="preserve">Coordination of c</w:t>
        </w:r>
      </w:ins>
      <w:del w:author="Bella Charlesworth" w:date="2026-02-16T22:12:03.463Z" w:id="1697713001">
        <w:r w:rsidRPr="256D2A40" w:rsidDel="1A6CA22E">
          <w:rPr>
            <w:lang w:val="en-AU" w:eastAsia="nl-NL"/>
          </w:rPr>
          <w:delText>c</w:delText>
        </w:r>
      </w:del>
      <w:r w:rsidRPr="256D2A40" w:rsidR="1A6CA22E">
        <w:rPr>
          <w:shd w:val="clear" w:color="auto" w:fill="FFFFFF"/>
          <w:lang w:val="en-AU" w:eastAsia="nl-NL"/>
        </w:rPr>
        <w:t xml:space="preserve">ountry-led regional Communities of Practice in Africa, </w:t>
      </w:r>
      <w:ins w:author="Bella Charlesworth" w:date="2026-02-16T22:08:44.598Z" w:id="1959689443">
        <w:r w:rsidRPr="256D2A40" w:rsidR="6F9DA5D2">
          <w:rPr>
            <w:shd w:val="clear" w:color="auto" w:fill="FFFFFF"/>
            <w:lang w:val="en-AU" w:eastAsia="nl-NL"/>
          </w:rPr>
          <w:t xml:space="preserve">Latin America and the Caribbean, Asia, the </w:t>
        </w:r>
      </w:ins>
      <w:r w:rsidRPr="256D2A40" w:rsidR="1A6CA22E">
        <w:rPr>
          <w:shd w:val="clear" w:color="auto" w:fill="FFFFFF"/>
          <w:lang w:val="en-AU" w:eastAsia="nl-NL"/>
        </w:rPr>
        <w:t xml:space="preserve">Pacific, </w:t>
      </w:r>
      <w:del w:author="Bella Charlesworth" w:date="2026-02-16T22:08:47.722Z" w:id="1800053221">
        <w:r w:rsidRPr="256D2A40" w:rsidDel="1A6CA22E">
          <w:rPr>
            <w:lang w:val="en-AU" w:eastAsia="nl-NL"/>
          </w:rPr>
          <w:delText>Americas</w:delText>
        </w:r>
        <w:r w:rsidRPr="256D2A40" w:rsidDel="1A6CA22E">
          <w:rPr>
            <w:lang w:val="en-AU" w:eastAsia="nl-NL"/>
          </w:rPr>
          <w:delText xml:space="preserve"> </w:delText>
        </w:r>
      </w:del>
      <w:del w:author="Bella Charlesworth" w:date="2026-02-16T22:09:02.138Z" w:id="1951350676">
        <w:r w:rsidRPr="256D2A40" w:rsidDel="1A6CA22E">
          <w:rPr>
            <w:lang w:val="en-AU" w:eastAsia="nl-NL"/>
          </w:rPr>
          <w:delText>and</w:delText>
        </w:r>
      </w:del>
      <w:r w:rsidRPr="256D2A40" w:rsidR="1A6CA22E">
        <w:rPr>
          <w:shd w:val="clear" w:color="auto" w:fill="FFFFFF"/>
          <w:lang w:val="en-AU" w:eastAsia="nl-NL"/>
        </w:rPr>
        <w:t xml:space="preserve"> </w:t>
      </w:r>
      <w:r w:rsidRPr="256D2A40" w:rsidR="1A6CA22E">
        <w:rPr>
          <w:shd w:val="clear" w:color="auto" w:fill="FFFFFF"/>
          <w:lang w:val="en-AU" w:eastAsia="nl-NL"/>
        </w:rPr>
        <w:t xml:space="preserve">Europe</w:t>
      </w:r>
      <w:ins w:author="Bella Charlesworth" w:date="2026-02-16T22:09:05.853Z" w:id="202724163">
        <w:r w:rsidRPr="256D2A40" w:rsidR="48B157F8">
          <w:rPr>
            <w:shd w:val="clear" w:color="auto" w:fill="FFFFFF"/>
            <w:lang w:val="en-AU" w:eastAsia="nl-NL"/>
          </w:rPr>
          <w:t xml:space="preserve"> and North America</w:t>
        </w:r>
      </w:ins>
      <w:ins w:author="Bella Charlesworth" w:date="2026-02-16T22:12:25.82Z" w:id="1677415504">
        <w:r w:rsidRPr="256D2A40" w:rsidR="7B512538">
          <w:rPr>
            <w:shd w:val="clear" w:color="auto" w:fill="FFFFFF"/>
            <w:lang w:val="en-AU" w:eastAsia="nl-NL"/>
          </w:rPr>
          <w:t xml:space="preserve"> </w:t>
        </w:r>
      </w:ins>
      <w:del w:author="Bella Charlesworth" w:date="2026-02-16T22:12:25.607Z" w:id="155124706">
        <w:r w:rsidRPr="256D2A40" w:rsidDel="1A6CA22E">
          <w:rPr>
            <w:lang w:val="en-AU" w:eastAsia="nl-NL"/>
          </w:rPr>
          <w:delText>.</w:delText>
        </w:r>
      </w:del>
      <w:ins w:author="Bella Charlesworth" w:date="2026-02-16T22:12:12.416Z" w:id="2022328702">
        <w:r w:rsidRPr="256D2A40" w:rsidR="0C296370">
          <w:rPr>
            <w:shd w:val="clear" w:color="auto" w:fill="FFFFFF"/>
            <w:lang w:val="en-AU" w:eastAsia="nl-NL"/>
          </w:rPr>
          <w:t xml:space="preserve">a</w:t>
        </w:r>
        <w:r w:rsidRPr="256D2A40" w:rsidR="0C4E9385">
          <w:rPr>
            <w:shd w:val="clear" w:color="auto" w:fill="FFFFFF"/>
            <w:lang w:val="en-AU" w:eastAsia="nl-NL"/>
          </w:rPr>
          <w:t xml:space="preserve">re an opportunity</w:t>
        </w:r>
      </w:ins>
    </w:p>
    <w:p w:rsidRPr="0021295D" w:rsidR="002B2AD8" w:rsidP="256D2A40" w:rsidRDefault="002B2AD8" w14:paraId="663B390C" w14:textId="461FCE31">
      <w:pPr>
        <w:pStyle w:val="Normal"/>
        <w:ind w:left="360"/>
        <w:rPr>
          <w:ins w:author="Bella Charlesworth" w:date="2026-02-16T22:14:55.36Z" w16du:dateUtc="2026-02-16T22:14:55.36Z" w:id="409351689"/>
          <w:shd w:val="clear" w:color="auto" w:fill="FFFFFF"/>
          <w:lang w:val="en-AU" w:eastAsia="nl-NL"/>
        </w:rPr>
        <w:pPrChange w:author="Bella Charlesworth" w:date="2026-02-16T22:12:18.569Z">
          <w:pPr>
            <w:pStyle w:val="ListParagraph"/>
            <w:numPr>
              <w:ilvl w:val="0"/>
              <w:numId w:val="13"/>
            </w:numPr>
          </w:pPr>
        </w:pPrChange>
      </w:pPr>
      <w:ins w:author="Bella Charlesworth" w:date="2026-02-16T22:12:19.704Z" w:id="1260974948">
        <w:r w:rsidRPr="256D2A40" w:rsidR="0C4E9385">
          <w:rPr>
            <w:shd w:val="clear" w:color="auto" w:fill="FFFFFF"/>
            <w:lang w:val="en-AU" w:eastAsia="nl-NL"/>
          </w:rPr>
          <w:t xml:space="preserve"> </w:t>
        </w:r>
      </w:ins>
      <w:del w:author="Bella Charlesworth" w:date="2026-02-16T22:12:10.807Z" w:id="1549916562">
        <w:r w:rsidRPr="256D2A40" w:rsidDel="14BB1394">
          <w:rPr>
            <w:lang w:val="en-AU" w:eastAsia="nl-NL"/>
          </w:rPr>
          <w:delText xml:space="preserve">Opportunities </w:delText>
        </w:r>
      </w:del>
    </w:p>
    <w:p w:rsidRPr="0021295D" w:rsidR="002B2AD8" w:rsidP="256D2A40" w:rsidRDefault="002B2AD8" w14:paraId="666577F0" w14:textId="76821DBA">
      <w:pPr>
        <w:pStyle w:val="ListParagraph"/>
        <w:rPr>
          <w:shd w:val="clear" w:color="auto" w:fill="FFFFFF"/>
          <w:lang w:val="en-AU" w:eastAsia="nl-NL"/>
        </w:rPr>
        <w:pPrChange w:author="Bella Charlesworth" w:date="2026-02-16T22:14:57.104Z">
          <w:pPr>
            <w:pStyle w:val="Normal"/>
            <w:ind w:left="360"/>
          </w:pPr>
        </w:pPrChange>
      </w:pPr>
      <w:ins w:author="Bella Charlesworth" w:date="2026-02-16T22:15:15.54Z" w:id="1770744483">
        <w:r w:rsidRPr="256D2A40" w:rsidR="30C7FC64">
          <w:rPr>
            <w:shd w:val="clear" w:color="auto" w:fill="FFFFFF"/>
            <w:lang w:val="en-AU" w:eastAsia="nl-NL"/>
          </w:rPr>
          <w:t xml:space="preserve">Facilitate the regional Community of Pracitces </w:t>
        </w:r>
      </w:ins>
      <w:r w:rsidRPr="256D2A40" w:rsidR="14BB1394">
        <w:rPr>
          <w:shd w:val="clear" w:color="auto" w:fill="FFFFFF"/>
          <w:lang w:val="en-AU" w:eastAsia="nl-NL"/>
        </w:rPr>
        <w:t>to share knowledge, challenges, and best practices on ocean accounting with global stakeholders</w:t>
      </w:r>
      <w:r w:rsidRPr="256D2A40" w:rsidR="1A6CA22E">
        <w:rPr>
          <w:shd w:val="clear" w:color="auto" w:fill="FFFFFF"/>
          <w:lang w:val="en-AU" w:eastAsia="nl-NL"/>
        </w:rPr>
        <w:t xml:space="preserve"> and peers</w:t>
      </w:r>
      <w:del w:author="Bella Charlesworth" w:date="2026-02-16T22:09:14.521Z" w:id="743612372">
        <w:r w:rsidRPr="256D2A40" w:rsidDel="14BB1394">
          <w:rPr>
            <w:lang w:val="en-AU" w:eastAsia="nl-NL"/>
          </w:rPr>
          <w:delText xml:space="preserve">. </w:delText>
        </w:r>
      </w:del>
    </w:p>
    <w:p w:rsidRPr="0021295D" w:rsidR="009642DD" w:rsidP="256D2A40" w:rsidRDefault="009642DD" w14:paraId="01DA8E5E" w14:textId="7BD4DEC8">
      <w:pPr>
        <w:pStyle w:val="ListParagraph"/>
        <w:rPr>
          <w:ins w:author="Bella Charlesworth" w:date="2026-02-16T22:13:22.701Z" w16du:dateUtc="2026-02-16T22:13:22.701Z" w:id="1667699894"/>
          <w:rFonts w:ascii="Arial" w:hAnsi="Arial" w:eastAsia="Arial" w:cs="Arial"/>
          <w:noProof w:val="0"/>
          <w:sz w:val="20"/>
          <w:szCs w:val="20"/>
          <w:shd w:val="clear" w:color="auto" w:fill="FFFFFF"/>
          <w:lang w:val="en-AU"/>
        </w:rPr>
      </w:pPr>
      <w:del w:author="Bella Charlesworth" w:date="2026-02-16T22:12:42.546Z" w:id="1919232860">
        <w:r w:rsidRPr="256D2A40" w:rsidDel="1A6CA22E">
          <w:rPr>
            <w:lang w:val="en-AU" w:eastAsia="nl-NL"/>
          </w:rPr>
          <w:delText xml:space="preserve">Collaboration with GOAP </w:delText>
        </w:r>
      </w:del>
      <w:del w:author="Bella Charlesworth" w:date="2026-02-16T22:13:16.991Z" w:id="474764976">
        <w:r w:rsidRPr="256D2A40" w:rsidDel="1A6CA22E">
          <w:rPr>
            <w:lang w:val="en-AU" w:eastAsia="nl-NL"/>
          </w:rPr>
          <w:delText>members on development and implementation of ocean accounting initiatives</w:delText>
        </w:r>
      </w:del>
      <w:del w:author="Bella Charlesworth" w:date="2026-02-16T22:09:18.004Z" w:id="1385605114">
        <w:r w:rsidRPr="256D2A40" w:rsidDel="1A6CA22E">
          <w:rPr>
            <w:lang w:val="en-AU" w:eastAsia="nl-NL"/>
          </w:rPr>
          <w:delText>.</w:delText>
        </w:r>
      </w:del>
    </w:p>
    <w:p w:rsidR="256D2A40" w:rsidP="256D2A40" w:rsidRDefault="256D2A40" w14:paraId="25998A08" w14:textId="1A07E6CA">
      <w:pPr>
        <w:pStyle w:val="ListParagraph"/>
        <w:rPr>
          <w:del w:author="Bella Charlesworth" w:date="2026-02-16T22:13:16.99Z" w16du:dateUtc="2026-02-16T22:13:16.99Z" w:id="1566674894"/>
          <w:rFonts w:ascii="Arial" w:hAnsi="Arial" w:eastAsia="Arial" w:cs="Arial"/>
          <w:noProof w:val="0"/>
          <w:sz w:val="20"/>
          <w:szCs w:val="20"/>
          <w:lang w:val="en-AU"/>
        </w:rPr>
      </w:pPr>
    </w:p>
    <w:p w:rsidR="002B2AD8" w:rsidP="00426E0E" w:rsidRDefault="002B2AD8" w14:paraId="5DB72713" w14:textId="1B36542D">
      <w:pPr>
        <w:pStyle w:val="Heading3"/>
        <w:rPr>
          <w:del w:author="Bella Charlesworth" w:date="2026-02-16T23:16:58.298Z" w16du:dateUtc="2026-02-16T23:16:58.298Z" w:id="2125424175"/>
          <w:lang w:val="en-GB"/>
        </w:rPr>
      </w:pPr>
      <w:del w:author="Bella Charlesworth" w:date="2026-02-16T23:16:58.298Z" w:id="1497504341">
        <w:r w:rsidRPr="256D2A40" w:rsidDel="14BB1394">
          <w:rPr>
            <w:lang w:val="en-GB"/>
          </w:rPr>
          <w:delText>Policy and Advice on Sustainable Ocean Economies</w:delText>
        </w:r>
      </w:del>
    </w:p>
    <w:p w:rsidRPr="0021295D" w:rsidR="002B2AD8" w:rsidP="256D2A40" w:rsidRDefault="002B2AD8" w14:paraId="7CF00BD1" w14:textId="793D04CC">
      <w:pPr>
        <w:pStyle w:val="ListParagraph"/>
        <w:rPr>
          <w:del w:author="Bella Charlesworth" w:date="2026-02-16T23:16:58.297Z" w16du:dateUtc="2026-02-16T23:16:58.297Z" w:id="785943549"/>
          <w:shd w:val="clear" w:color="auto" w:fill="FFFFFF"/>
          <w:lang w:val="en-AU" w:eastAsia="nl-NL"/>
        </w:rPr>
      </w:pPr>
      <w:del w:author="Bella Charlesworth" w:date="2026-02-16T23:16:48.735Z" w:id="751507125">
        <w:r w:rsidRPr="256D2A40" w:rsidDel="256D2A40">
          <w:rPr>
            <w:lang w:val="en-AU" w:eastAsia="nl-NL"/>
          </w:rPr>
          <w:delText>including accessing sustainable finance, understanding equity implications within the ocean economy, meeting international commitments under the 2030 Sustainable Development Agenda, Paris Agreement and CBD.</w:delText>
        </w:r>
        <w:r w:rsidRPr="256D2A40" w:rsidDel="14BB1394">
          <w:rPr>
            <w:lang w:val="en-AU" w:eastAsia="nl-NL"/>
          </w:rPr>
          <w:delText>P</w:delText>
        </w:r>
        <w:r w:rsidRPr="256D2A40" w:rsidDel="14BB1394">
          <w:rPr>
            <w:lang w:val="en-AU" w:eastAsia="nl-NL"/>
          </w:rPr>
          <w:delText>olicy development support for ocean resources and the ocean economy</w:delText>
        </w:r>
      </w:del>
      <w:del w:author="Bella Charlesworth" w:date="2026-02-16T22:11:31.092Z" w:id="1772650081">
        <w:r w:rsidRPr="256D2A40" w:rsidDel="14BB1394">
          <w:rPr>
            <w:lang w:val="en-AU" w:eastAsia="nl-NL"/>
          </w:rPr>
          <w:delText>.</w:delText>
        </w:r>
      </w:del>
    </w:p>
    <w:p w:rsidRPr="0021295D" w:rsidR="002B2AD8" w:rsidP="256D2A40" w:rsidRDefault="002B2AD8" w14:paraId="3F299864" w14:textId="725875F7">
      <w:pPr>
        <w:pStyle w:val="ListParagraph"/>
        <w:rPr>
          <w:del w:author="Bella Charlesworth" w:date="2026-02-16T22:15:25.807Z" w16du:dateUtc="2026-02-16T22:15:25.807Z" w:id="1201510259"/>
          <w:shd w:val="clear" w:color="auto" w:fill="FFFFFF"/>
          <w:lang w:val="en-AU" w:eastAsia="nl-NL"/>
        </w:rPr>
      </w:pPr>
      <w:del w:author="Bella Charlesworth" w:date="2026-02-16T22:16:51.833Z" w:id="443240054">
        <w:r w:rsidRPr="256D2A40" w:rsidDel="14BB1394">
          <w:rPr>
            <w:lang w:val="en-AU" w:eastAsia="nl-NL"/>
          </w:rPr>
          <w:delText xml:space="preserve">Policy briefs </w:delText>
        </w:r>
        <w:r w:rsidRPr="256D2A40" w:rsidDel="1A6CA22E">
          <w:rPr>
            <w:lang w:val="en-AU" w:eastAsia="nl-NL"/>
          </w:rPr>
          <w:delText xml:space="preserve">and advisory support on </w:delText>
        </w:r>
        <w:r w:rsidRPr="256D2A40" w:rsidDel="14BB1394">
          <w:rPr>
            <w:lang w:val="en-AU" w:eastAsia="nl-NL"/>
          </w:rPr>
          <w:delText xml:space="preserve">linking ocean accounts </w:delText>
        </w:r>
        <w:r w:rsidRPr="256D2A40" w:rsidDel="1A6CA22E">
          <w:rPr>
            <w:lang w:val="en-AU" w:eastAsia="nl-NL"/>
          </w:rPr>
          <w:delText>with</w:delText>
        </w:r>
        <w:r w:rsidRPr="256D2A40" w:rsidDel="14BB1394">
          <w:rPr>
            <w:lang w:val="en-AU" w:eastAsia="nl-NL"/>
          </w:rPr>
          <w:delText xml:space="preserve"> broader ocean policy </w:delText>
        </w:r>
        <w:r w:rsidRPr="256D2A40" w:rsidDel="14BB1394">
          <w:rPr>
            <w:lang w:val="en-AU" w:eastAsia="nl-NL"/>
          </w:rPr>
          <w:delText>objectives</w:delText>
        </w:r>
        <w:r w:rsidRPr="256D2A40" w:rsidDel="14BB1394">
          <w:rPr>
            <w:lang w:val="en-AU" w:eastAsia="nl-NL"/>
          </w:rPr>
          <w:delText>, including accessing sustainable finance, understanding equity implications within the ocean economy, meeting international commitments under the 2030 Sustainable Development Agenda, Paris Agreement and CBD.</w:delText>
        </w:r>
      </w:del>
    </w:p>
    <w:p w:rsidRPr="008B2B5B" w:rsidR="005A2D30" w:rsidP="005A2D30" w:rsidRDefault="002879FB" w14:paraId="74371BC3" w14:textId="6779422C">
      <w:pPr>
        <w:rPr>
          <w:shd w:val="clear" w:color="auto" w:fill="FFFFFF"/>
          <w:lang w:val="en-AU" w:eastAsia="nl-NL"/>
        </w:rPr>
      </w:pPr>
      <w:r>
        <w:rPr>
          <w:noProof/>
          <w:color w:val="0A5455" w:themeColor="text1"/>
          <w:sz w:val="36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598D0A" wp14:editId="6DE33E3E">
                <wp:simplePos x="0" y="0"/>
                <wp:positionH relativeFrom="column">
                  <wp:posOffset>-4056</wp:posOffset>
                </wp:positionH>
                <wp:positionV relativeFrom="paragraph">
                  <wp:posOffset>159203</wp:posOffset>
                </wp:positionV>
                <wp:extent cx="5759450" cy="5542383"/>
                <wp:effectExtent l="0" t="0" r="635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554238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"/>
                            <a:lumOff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426E0E" w:rsidR="004B61E5" w:rsidP="00426E0E" w:rsidRDefault="004B61E5" w14:paraId="31190A63" w14:textId="77777777">
                            <w:pPr>
                              <w:pStyle w:val="Heading2"/>
                            </w:pPr>
                            <w:r w:rsidRPr="00426E0E">
                              <w:t>What are ocean accounts?</w:t>
                            </w:r>
                          </w:p>
                          <w:p w:rsidRPr="004B61E5" w:rsidR="004B61E5" w:rsidP="004B61E5" w:rsidRDefault="004B61E5" w14:paraId="28B03ABA" w14:textId="77777777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 w:rsidRPr="004B61E5">
                              <w:rPr>
                                <w:lang w:val="en-US"/>
                              </w:rPr>
                              <w:t xml:space="preserve">Ocean accounts are integrated records of regularly compiled and comparable data concerning ocean environmental conditions (e.g., extent/condition of mangroves), economic activity (e.g., sale of fish) and social conditions (e.g., coastal employment). They are of a similar structure to existing national accounts maintained by National Statistical Offices or Finance Ministries and are compatible with the </w:t>
                            </w:r>
                            <w:hyperlink w:history="1" r:id="rId12">
                              <w:r w:rsidRPr="004B61E5">
                                <w:rPr>
                                  <w:rStyle w:val="Hyperlink"/>
                                  <w:color w:val="30302F" w:themeColor="accent6"/>
                                  <w:u w:val="none"/>
                                  <w:lang w:val="en-US"/>
                                </w:rPr>
                                <w:t>System of National Accounts</w:t>
                              </w:r>
                            </w:hyperlink>
                            <w:r w:rsidRPr="004B61E5">
                              <w:rPr>
                                <w:lang w:val="en-US"/>
                              </w:rPr>
                              <w:t xml:space="preserve">, the </w:t>
                            </w:r>
                            <w:hyperlink w:history="1" r:id="rId13">
                              <w:r w:rsidRPr="004B61E5">
                                <w:rPr>
                                  <w:rStyle w:val="Hyperlink"/>
                                  <w:color w:val="30302F" w:themeColor="accent6"/>
                                  <w:u w:val="none"/>
                                  <w:lang w:val="en-US"/>
                                </w:rPr>
                                <w:t>System of Environmental-Economic Accounting</w:t>
                              </w:r>
                            </w:hyperlink>
                            <w:r w:rsidRPr="004B61E5">
                              <w:rPr>
                                <w:lang w:val="en-US"/>
                              </w:rPr>
                              <w:t xml:space="preserve">, the </w:t>
                            </w:r>
                            <w:hyperlink w:history="1" r:id="rId14">
                              <w:r w:rsidRPr="004B61E5">
                                <w:rPr>
                                  <w:rStyle w:val="Hyperlink"/>
                                  <w:color w:val="30302F" w:themeColor="accent6"/>
                                  <w:u w:val="none"/>
                                  <w:lang w:val="en-US"/>
                                </w:rPr>
                                <w:t>Framework for Development of Environment Statistics</w:t>
                              </w:r>
                            </w:hyperlink>
                            <w:r w:rsidRPr="004B61E5">
                              <w:rPr>
                                <w:lang w:val="en-US"/>
                              </w:rPr>
                              <w:t xml:space="preserve"> and the ten </w:t>
                            </w:r>
                            <w:hyperlink w:history="1" r:id="rId15">
                              <w:r w:rsidRPr="004B61E5">
                                <w:rPr>
                                  <w:rStyle w:val="Hyperlink"/>
                                  <w:color w:val="30302F" w:themeColor="accent6"/>
                                  <w:u w:val="none"/>
                                  <w:lang w:val="en-US"/>
                                </w:rPr>
                                <w:t>Fundamental Principles of Official Statistics</w:t>
                              </w:r>
                            </w:hyperlink>
                            <w:r w:rsidRPr="004B61E5">
                              <w:rPr>
                                <w:lang w:val="en-US"/>
                              </w:rPr>
                              <w:t>.</w:t>
                            </w:r>
                          </w:p>
                          <w:p w:rsidRPr="004B61E5" w:rsidR="004B61E5" w:rsidP="004B61E5" w:rsidRDefault="004B61E5" w14:paraId="0BC9C558" w14:textId="77777777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Pr="004B61E5" w:rsidR="004B61E5" w:rsidP="004B61E5" w:rsidRDefault="004B61E5" w14:paraId="56A4774A" w14:textId="77777777">
                            <w:pPr>
                              <w:rPr>
                                <w:lang w:val="en-US"/>
                              </w:rPr>
                            </w:pPr>
                            <w:r w:rsidRPr="004B61E5">
                              <w:rPr>
                                <w:lang w:val="en-US"/>
                              </w:rPr>
                              <w:t>Ocean accounts integrate four key components:</w:t>
                            </w:r>
                          </w:p>
                          <w:p w:rsidRPr="004B61E5" w:rsidR="004B61E5" w:rsidP="004B61E5" w:rsidRDefault="004B61E5" w14:paraId="7E81462B" w14:textId="7777777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lang w:val="en-US"/>
                              </w:rPr>
                            </w:pPr>
                            <w:r w:rsidRPr="004B61E5">
                              <w:rPr>
                                <w:lang w:val="en-US"/>
                              </w:rPr>
                              <w:t>Macro-economic accounts from which economic measures such as GDP are derived, and from which legal, illegal, unreported, and unregulated activities can be accounted for.</w:t>
                            </w:r>
                          </w:p>
                          <w:p w:rsidRPr="004B61E5" w:rsidR="004B61E5" w:rsidP="004B61E5" w:rsidRDefault="004B61E5" w14:paraId="406DDC3A" w14:textId="7777777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lang w:val="en-US"/>
                              </w:rPr>
                            </w:pPr>
                            <w:r w:rsidRPr="004B61E5">
                              <w:rPr>
                                <w:lang w:val="en-US"/>
                              </w:rPr>
                              <w:t>Environmental-economic accounts that explain assets and flows, wastes, expenditures, taxes, and subsidies.</w:t>
                            </w:r>
                          </w:p>
                          <w:p w:rsidRPr="004B61E5" w:rsidR="004B61E5" w:rsidP="004B61E5" w:rsidRDefault="004B61E5" w14:paraId="51A6799B" w14:textId="7777777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lang w:val="en-US"/>
                              </w:rPr>
                            </w:pPr>
                            <w:r w:rsidRPr="004B61E5">
                              <w:rPr>
                                <w:lang w:val="en-US"/>
                              </w:rPr>
                              <w:t>Ecosystem accounts which agree on a spatial framework or the extent, condition, biodiversity, services, and value of ecosystems.</w:t>
                            </w:r>
                          </w:p>
                          <w:p w:rsidRPr="004B61E5" w:rsidR="004B61E5" w:rsidP="004B61E5" w:rsidRDefault="004B61E5" w14:paraId="7A9415A8" w14:textId="7777777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lang w:val="en-US"/>
                              </w:rPr>
                            </w:pPr>
                            <w:r w:rsidRPr="004B61E5">
                              <w:rPr>
                                <w:lang w:val="en-US"/>
                              </w:rPr>
                              <w:t>Structured data on ocean beneficiaries, technology, governance, and management.</w:t>
                            </w:r>
                          </w:p>
                          <w:p w:rsidRPr="004B61E5" w:rsidR="004B61E5" w:rsidP="004B61E5" w:rsidRDefault="004B61E5" w14:paraId="1E0FD2E2" w14:textId="77777777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Pr="004B61E5" w:rsidR="004B61E5" w:rsidP="004B61E5" w:rsidRDefault="004B61E5" w14:paraId="6019DD86" w14:textId="5643130B">
                            <w:pPr>
                              <w:rPr>
                                <w:lang w:val="en-US"/>
                              </w:rPr>
                            </w:pPr>
                            <w:r w:rsidRPr="004B61E5">
                              <w:rPr>
                                <w:lang w:val="en-US"/>
                              </w:rPr>
                              <w:t xml:space="preserve">Ocean-related policy often falls short because of isolated and incomplete information. Ocean accounts provide countries with the means to go </w:t>
                            </w:r>
                            <w:r w:rsidRPr="00AF213D">
                              <w:rPr>
                                <w:lang w:val="en-US"/>
                              </w:rPr>
                              <w:t>Beyond GDP</w:t>
                            </w:r>
                            <w:r w:rsidRPr="004B61E5">
                              <w:rPr>
                                <w:lang w:val="en-US"/>
                              </w:rPr>
                              <w:t xml:space="preserve"> to measure and manage progress towards sustainable ocean development and enable more complete policy and decision making. They achieve this by:</w:t>
                            </w:r>
                          </w:p>
                          <w:p w:rsidRPr="004B61E5" w:rsidR="004B61E5" w:rsidP="004B61E5" w:rsidRDefault="004B61E5" w14:paraId="5B544B13" w14:textId="7777777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lang w:val="en-US"/>
                              </w:rPr>
                            </w:pPr>
                            <w:r w:rsidRPr="004B61E5">
                              <w:rPr>
                                <w:lang w:val="en-US"/>
                              </w:rPr>
                              <w:t>Enhancing the power of data by integrating multiple data sets from a range of sources, enabling countries to monitor changes and trends in:</w:t>
                            </w:r>
                          </w:p>
                          <w:p w:rsidRPr="004B61E5" w:rsidR="004B61E5" w:rsidP="004B61E5" w:rsidRDefault="004B61E5" w14:paraId="4BD0F93C" w14:textId="77777777">
                            <w:pPr>
                              <w:rPr>
                                <w:lang w:val="en-US" w:eastAsia="nl-NL"/>
                              </w:rPr>
                            </w:pPr>
                            <w:r w:rsidRPr="004B61E5">
                              <w:rPr>
                                <w:lang w:val="en-US"/>
                              </w:rPr>
                              <w:t>The stock of ocean wealth, including produced assets (e.g., ports) and natural assets</w:t>
                            </w:r>
                            <w:r w:rsidRPr="004B61E5">
                              <w:rPr>
                                <w:lang w:val="en-US" w:eastAsia="nl-NL"/>
                              </w:rPr>
                              <w:t xml:space="preserve"> (e.g., mangroves).</w:t>
                            </w:r>
                          </w:p>
                          <w:p w:rsidRPr="004B61E5" w:rsidR="004B61E5" w:rsidP="004B61E5" w:rsidRDefault="004B61E5" w14:paraId="2AF64AC4" w14:textId="7777777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1068"/>
                              <w:rPr>
                                <w:lang w:val="en-US" w:eastAsia="nl-NL"/>
                              </w:rPr>
                            </w:pPr>
                            <w:r w:rsidRPr="004B61E5">
                              <w:rPr>
                                <w:lang w:val="en-US" w:eastAsia="nl-NL"/>
                              </w:rPr>
                              <w:t>Ocean-related income and welfare (e.g., income from fisheries for local communities).</w:t>
                            </w:r>
                          </w:p>
                          <w:p w:rsidRPr="004B61E5" w:rsidR="004B61E5" w:rsidP="004B61E5" w:rsidRDefault="004B61E5" w14:paraId="459EFE1F" w14:textId="7777777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1068"/>
                              <w:rPr>
                                <w:lang w:val="en-US" w:eastAsia="nl-NL"/>
                              </w:rPr>
                            </w:pPr>
                            <w:r w:rsidRPr="004B61E5">
                              <w:rPr>
                                <w:lang w:val="en-US" w:eastAsia="nl-NL"/>
                              </w:rPr>
                              <w:t>Ocean-based economic production (e.g., GDP from ocean-related sectors).</w:t>
                            </w:r>
                          </w:p>
                          <w:p w:rsidRPr="004B61E5" w:rsidR="004B61E5" w:rsidP="004B61E5" w:rsidRDefault="004B61E5" w14:paraId="1F2C9AF3" w14:textId="348FCDB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44000" tIns="108000" rIns="108000" bIns="10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4598D0A">
                <v:stroke joinstyle="miter"/>
                <v:path gradientshapeok="t" o:connecttype="rect"/>
              </v:shapetype>
              <v:shape id="Text Box 4" style="position:absolute;margin-left:-.3pt;margin-top:12.55pt;width:453.5pt;height:436.4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6" fillcolor="#eaeaea [345]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">
                <v:textbox inset="4mm,3mm,3mm,3mm">
                  <w:txbxContent>
                    <w:p w:rsidRPr="00426E0E" w:rsidR="004B61E5" w:rsidP="00426E0E" w:rsidRDefault="004B61E5" w14:paraId="31190A63" w14:textId="77777777">
                      <w:pPr>
                        <w:pStyle w:val="Heading2"/>
                      </w:pPr>
                      <w:r w:rsidRPr="00426E0E">
                        <w:t>What are ocean accounts?</w:t>
                      </w:r>
                    </w:p>
                    <w:p w:rsidRPr="004B61E5" w:rsidR="004B61E5" w:rsidP="004B61E5" w:rsidRDefault="004B61E5" w14:paraId="28B03ABA" w14:textId="77777777">
                      <w:pPr>
                        <w:jc w:val="both"/>
                        <w:rPr>
                          <w:lang w:val="en-US"/>
                        </w:rPr>
                      </w:pPr>
                      <w:r w:rsidRPr="004B61E5">
                        <w:rPr>
                          <w:lang w:val="en-US"/>
                        </w:rPr>
                        <w:t xml:space="preserve">Ocean accounts are integrated records of regularly compiled and comparable data concerning ocean environmental conditions (e.g., extent/condition of mangroves), economic activity (e.g., sale of fish) and social conditions (e.g., coastal employment). They are of a similar structure to existing national accounts maintained by National Statistical Offices or Finance Ministries and are compatible with the </w:t>
                      </w:r>
                      <w:hyperlink w:history="1" r:id="rId16">
                        <w:r w:rsidRPr="004B61E5">
                          <w:rPr>
                            <w:rStyle w:val="Hyperlink"/>
                            <w:color w:val="30302F" w:themeColor="accent6"/>
                            <w:u w:val="none"/>
                            <w:lang w:val="en-US"/>
                          </w:rPr>
                          <w:t>System of National Accounts</w:t>
                        </w:r>
                      </w:hyperlink>
                      <w:r w:rsidRPr="004B61E5">
                        <w:rPr>
                          <w:lang w:val="en-US"/>
                        </w:rPr>
                        <w:t xml:space="preserve">, the </w:t>
                      </w:r>
                      <w:hyperlink w:history="1" r:id="rId17">
                        <w:r w:rsidRPr="004B61E5">
                          <w:rPr>
                            <w:rStyle w:val="Hyperlink"/>
                            <w:color w:val="30302F" w:themeColor="accent6"/>
                            <w:u w:val="none"/>
                            <w:lang w:val="en-US"/>
                          </w:rPr>
                          <w:t>System of Environmental-Economic Accounting</w:t>
                        </w:r>
                      </w:hyperlink>
                      <w:r w:rsidRPr="004B61E5">
                        <w:rPr>
                          <w:lang w:val="en-US"/>
                        </w:rPr>
                        <w:t xml:space="preserve">, the </w:t>
                      </w:r>
                      <w:hyperlink w:history="1" r:id="rId18">
                        <w:r w:rsidRPr="004B61E5">
                          <w:rPr>
                            <w:rStyle w:val="Hyperlink"/>
                            <w:color w:val="30302F" w:themeColor="accent6"/>
                            <w:u w:val="none"/>
                            <w:lang w:val="en-US"/>
                          </w:rPr>
                          <w:t>Framework for Development of Environment Statistics</w:t>
                        </w:r>
                      </w:hyperlink>
                      <w:r w:rsidRPr="004B61E5">
                        <w:rPr>
                          <w:lang w:val="en-US"/>
                        </w:rPr>
                        <w:t xml:space="preserve"> and the ten </w:t>
                      </w:r>
                      <w:hyperlink w:history="1" r:id="rId19">
                        <w:r w:rsidRPr="004B61E5">
                          <w:rPr>
                            <w:rStyle w:val="Hyperlink"/>
                            <w:color w:val="30302F" w:themeColor="accent6"/>
                            <w:u w:val="none"/>
                            <w:lang w:val="en-US"/>
                          </w:rPr>
                          <w:t>Fundamental Principles of Official Statistics</w:t>
                        </w:r>
                      </w:hyperlink>
                      <w:r w:rsidRPr="004B61E5">
                        <w:rPr>
                          <w:lang w:val="en-US"/>
                        </w:rPr>
                        <w:t>.</w:t>
                      </w:r>
                    </w:p>
                    <w:p w:rsidRPr="004B61E5" w:rsidR="004B61E5" w:rsidP="004B61E5" w:rsidRDefault="004B61E5" w14:paraId="0BC9C558" w14:textId="77777777">
                      <w:pPr>
                        <w:rPr>
                          <w:lang w:val="en-US"/>
                        </w:rPr>
                      </w:pPr>
                    </w:p>
                    <w:p w:rsidRPr="004B61E5" w:rsidR="004B61E5" w:rsidP="004B61E5" w:rsidRDefault="004B61E5" w14:paraId="56A4774A" w14:textId="77777777">
                      <w:pPr>
                        <w:rPr>
                          <w:lang w:val="en-US"/>
                        </w:rPr>
                      </w:pPr>
                      <w:r w:rsidRPr="004B61E5">
                        <w:rPr>
                          <w:lang w:val="en-US"/>
                        </w:rPr>
                        <w:t>Ocean accounts integrate four key components:</w:t>
                      </w:r>
                    </w:p>
                    <w:p w:rsidRPr="004B61E5" w:rsidR="004B61E5" w:rsidP="004B61E5" w:rsidRDefault="004B61E5" w14:paraId="7E81462B" w14:textId="7777777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lang w:val="en-US"/>
                        </w:rPr>
                      </w:pPr>
                      <w:r w:rsidRPr="004B61E5">
                        <w:rPr>
                          <w:lang w:val="en-US"/>
                        </w:rPr>
                        <w:t>Macro-economic accounts from which economic measures such as GDP are derived, and from which legal, illegal, unreported, and unregulated activities can be accounted for.</w:t>
                      </w:r>
                    </w:p>
                    <w:p w:rsidRPr="004B61E5" w:rsidR="004B61E5" w:rsidP="004B61E5" w:rsidRDefault="004B61E5" w14:paraId="406DDC3A" w14:textId="7777777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lang w:val="en-US"/>
                        </w:rPr>
                      </w:pPr>
                      <w:r w:rsidRPr="004B61E5">
                        <w:rPr>
                          <w:lang w:val="en-US"/>
                        </w:rPr>
                        <w:t>Environmental-economic accounts that explain assets and flows, wastes, expenditures, taxes, and subsidies.</w:t>
                      </w:r>
                    </w:p>
                    <w:p w:rsidRPr="004B61E5" w:rsidR="004B61E5" w:rsidP="004B61E5" w:rsidRDefault="004B61E5" w14:paraId="51A6799B" w14:textId="7777777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lang w:val="en-US"/>
                        </w:rPr>
                      </w:pPr>
                      <w:r w:rsidRPr="004B61E5">
                        <w:rPr>
                          <w:lang w:val="en-US"/>
                        </w:rPr>
                        <w:t>Ecosystem accounts which agree on a spatial framework or the extent, condition, biodiversity, services, and value of ecosystems.</w:t>
                      </w:r>
                    </w:p>
                    <w:p w:rsidRPr="004B61E5" w:rsidR="004B61E5" w:rsidP="004B61E5" w:rsidRDefault="004B61E5" w14:paraId="7A9415A8" w14:textId="7777777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lang w:val="en-US"/>
                        </w:rPr>
                      </w:pPr>
                      <w:r w:rsidRPr="004B61E5">
                        <w:rPr>
                          <w:lang w:val="en-US"/>
                        </w:rPr>
                        <w:t>Structured data on ocean beneficiaries, technology, governance, and management.</w:t>
                      </w:r>
                    </w:p>
                    <w:p w:rsidRPr="004B61E5" w:rsidR="004B61E5" w:rsidP="004B61E5" w:rsidRDefault="004B61E5" w14:paraId="1E0FD2E2" w14:textId="77777777">
                      <w:pPr>
                        <w:rPr>
                          <w:lang w:val="en-US"/>
                        </w:rPr>
                      </w:pPr>
                    </w:p>
                    <w:p w:rsidRPr="004B61E5" w:rsidR="004B61E5" w:rsidP="004B61E5" w:rsidRDefault="004B61E5" w14:paraId="6019DD86" w14:textId="5643130B">
                      <w:pPr>
                        <w:rPr>
                          <w:lang w:val="en-US"/>
                        </w:rPr>
                      </w:pPr>
                      <w:r w:rsidRPr="004B61E5">
                        <w:rPr>
                          <w:lang w:val="en-US"/>
                        </w:rPr>
                        <w:t xml:space="preserve">Ocean-related policy often falls short because of isolated and incomplete information. Ocean accounts provide countries with the means to go </w:t>
                      </w:r>
                      <w:r w:rsidRPr="00AF213D">
                        <w:rPr>
                          <w:lang w:val="en-US"/>
                        </w:rPr>
                        <w:t>Beyond GDP</w:t>
                      </w:r>
                      <w:r w:rsidRPr="004B61E5">
                        <w:rPr>
                          <w:lang w:val="en-US"/>
                        </w:rPr>
                        <w:t xml:space="preserve"> to measure and manage progress towards sustainable ocean development and enable more complete policy and decision making. They achieve this by:</w:t>
                      </w:r>
                    </w:p>
                    <w:p w:rsidRPr="004B61E5" w:rsidR="004B61E5" w:rsidP="004B61E5" w:rsidRDefault="004B61E5" w14:paraId="5B544B13" w14:textId="7777777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lang w:val="en-US"/>
                        </w:rPr>
                      </w:pPr>
                      <w:r w:rsidRPr="004B61E5">
                        <w:rPr>
                          <w:lang w:val="en-US"/>
                        </w:rPr>
                        <w:t>Enhancing the power of data by integrating multiple data sets from a range of sources, enabling countries to monitor changes and trends in:</w:t>
                      </w:r>
                    </w:p>
                    <w:p w:rsidRPr="004B61E5" w:rsidR="004B61E5" w:rsidP="004B61E5" w:rsidRDefault="004B61E5" w14:paraId="4BD0F93C" w14:textId="77777777">
                      <w:pPr>
                        <w:rPr>
                          <w:lang w:val="en-US" w:eastAsia="nl-NL"/>
                        </w:rPr>
                      </w:pPr>
                      <w:r w:rsidRPr="004B61E5">
                        <w:rPr>
                          <w:lang w:val="en-US"/>
                        </w:rPr>
                        <w:t>The stock of ocean wealth, including produced assets (e.g., ports) and natural assets</w:t>
                      </w:r>
                      <w:r w:rsidRPr="004B61E5">
                        <w:rPr>
                          <w:lang w:val="en-US" w:eastAsia="nl-NL"/>
                        </w:rPr>
                        <w:t xml:space="preserve"> (e.g., mangroves).</w:t>
                      </w:r>
                    </w:p>
                    <w:p w:rsidRPr="004B61E5" w:rsidR="004B61E5" w:rsidP="004B61E5" w:rsidRDefault="004B61E5" w14:paraId="2AF64AC4" w14:textId="7777777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1068"/>
                        <w:rPr>
                          <w:lang w:val="en-US" w:eastAsia="nl-NL"/>
                        </w:rPr>
                      </w:pPr>
                      <w:r w:rsidRPr="004B61E5">
                        <w:rPr>
                          <w:lang w:val="en-US" w:eastAsia="nl-NL"/>
                        </w:rPr>
                        <w:t>Ocean-related income and welfare (e.g., income from fisheries for local communities).</w:t>
                      </w:r>
                    </w:p>
                    <w:p w:rsidRPr="004B61E5" w:rsidR="004B61E5" w:rsidP="004B61E5" w:rsidRDefault="004B61E5" w14:paraId="459EFE1F" w14:textId="7777777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1068"/>
                        <w:rPr>
                          <w:lang w:val="en-US" w:eastAsia="nl-NL"/>
                        </w:rPr>
                      </w:pPr>
                      <w:r w:rsidRPr="004B61E5">
                        <w:rPr>
                          <w:lang w:val="en-US" w:eastAsia="nl-NL"/>
                        </w:rPr>
                        <w:t>Ocean-based economic production (e.g., GDP from ocean-related sectors).</w:t>
                      </w:r>
                    </w:p>
                    <w:p w:rsidRPr="004B61E5" w:rsidR="004B61E5" w:rsidP="004B61E5" w:rsidRDefault="004B61E5" w14:paraId="1F2C9AF3" w14:textId="348FCDB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B61E5" w:rsidRDefault="004B61E5" w14:paraId="475532C3" w14:textId="75480874">
      <w:pPr>
        <w:spacing w:line="240" w:lineRule="auto"/>
        <w:rPr>
          <w:rFonts w:asciiTheme="majorHAnsi" w:hAnsiTheme="majorHAnsi" w:eastAsiaTheme="majorEastAsia" w:cstheme="majorBidi"/>
          <w:color w:val="0A5455" w:themeColor="text1"/>
          <w:sz w:val="36"/>
          <w:szCs w:val="22"/>
          <w:lang w:val="en-US"/>
        </w:rPr>
      </w:pPr>
      <w:r w:rsidRPr="00426E0E">
        <w:rPr>
          <w:color w:val="0A5455" w:themeColor="text1"/>
          <w:sz w:val="36"/>
          <w:szCs w:val="22"/>
          <w:lang w:val="en-US"/>
        </w:rPr>
        <w:br w:type="page"/>
      </w:r>
    </w:p>
    <w:p w:rsidR="001D6261" w:rsidRDefault="004B61E5" w14:paraId="66E8F928" w14:textId="77777777">
      <w:pPr>
        <w:spacing w:line="240" w:lineRule="auto"/>
        <w:rPr>
          <w:color w:val="0A5455" w:themeColor="text1"/>
          <w:sz w:val="36"/>
          <w:szCs w:val="22"/>
        </w:rPr>
      </w:pPr>
      <w:r>
        <w:rPr>
          <w:noProof/>
          <w:color w:val="0A5455" w:themeColor="text1"/>
          <w:sz w:val="36"/>
          <w:szCs w:val="22"/>
        </w:rPr>
        <w:lastRenderedPageBreak/>
        <mc:AlternateContent xmlns:mc="http://schemas.openxmlformats.org/markup-compatibility/2006">
          <mc:Choice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62A3B748" wp14:editId="413C2D23">
                <wp:extent cx="5760000" cy="5467739"/>
                <wp:effectExtent l="0" t="0" r="6350" b="6350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760000" cy="546773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"/>
                            <a:lumOff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xmlns:w14="http://schemas.microsoft.com/office/word/2010/wordml" w:rsidRPr="004B61E5" w:rsidR="004B61E5" w:rsidP="004B61E5" w:rsidRDefault="004B61E5" w14:paraId="14C295CB" w14:textId="77777777">
                            <w:pPr>
                              <w:rPr>
                                <w:lang w:val="en-US"/>
                              </w:rPr>
                            </w:pPr>
                            <w:r w:rsidRPr="004B61E5">
                              <w:rPr>
                                <w:lang w:val="en-US"/>
                              </w:rPr>
                              <w:t xml:space="preserve">Ocean-related policy often falls short because of isolated and incomplete information. Ocean accounts provide countries with the means to go </w:t>
                            </w:r>
                            <w:hyperlink xmlns:r="http://schemas.openxmlformats.org/officeDocument/2006/relationships" w:history="1" r:id="rId20">
                              <w:r w:rsidRPr="004B61E5">
                                <w:rPr>
                                  <w:rStyle w:val="Hyperlink"/>
                                  <w:lang w:val="en-US"/>
                                </w:rPr>
                                <w:t>Beyond GDP</w:t>
                              </w:r>
                            </w:hyperlink>
                            <w:r w:rsidRPr="004B61E5">
                              <w:rPr>
                                <w:lang w:val="en-US"/>
                              </w:rPr>
                              <w:t xml:space="preserve"> to measure and manage progress towards sustainable ocean development and enable more complete policy and decision making. They achieve this by:</w:t>
                            </w:r>
                          </w:p>
                          <w:p xmlns:w14="http://schemas.microsoft.com/office/word/2010/wordml" w:rsidR="00D936EE" w:rsidP="004B61E5" w:rsidRDefault="004B61E5" w14:paraId="6FE486F4" w14:textId="7777777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lang w:val="en-US"/>
                              </w:rPr>
                            </w:pPr>
                            <w:r w:rsidRPr="004B61E5">
                              <w:rPr>
                                <w:lang w:val="en-US"/>
                              </w:rPr>
                              <w:t>Enhancing the power of data by integrating multiple data sets from a range of sources, enabling countries to monitor changes and trends in:</w:t>
                            </w:r>
                          </w:p>
                          <w:p xmlns:w14="http://schemas.microsoft.com/office/word/2010/wordml" w:rsidRPr="00D936EE" w:rsidR="004B61E5" w:rsidP="00D936EE" w:rsidRDefault="004B61E5" w14:paraId="023E0412" w14:textId="34C475B6">
                            <w:pPr>
                              <w:pStyle w:val="ListParagraph"/>
                              <w:numPr>
                                <w:ilvl w:val="1"/>
                                <w:numId w:val="22"/>
                              </w:numPr>
                              <w:ind w:left="1134"/>
                              <w:rPr>
                                <w:lang w:val="en-US"/>
                              </w:rPr>
                            </w:pPr>
                            <w:r w:rsidRPr="00D936EE">
                              <w:rPr>
                                <w:lang w:val="en-US"/>
                              </w:rPr>
                              <w:t>The stock of ocean wealth, including produced assets (e.g., ports) and natural assets</w:t>
                            </w:r>
                            <w:r w:rsidRPr="00D936EE">
                              <w:rPr>
                                <w:lang w:val="en-US" w:eastAsia="nl-NL"/>
                              </w:rPr>
                              <w:t xml:space="preserve"> (e.g., mangroves).</w:t>
                            </w:r>
                          </w:p>
                          <w:p xmlns:w14="http://schemas.microsoft.com/office/word/2010/wordml" w:rsidRPr="004B61E5" w:rsidR="004B61E5" w:rsidP="00D936EE" w:rsidRDefault="004B61E5" w14:paraId="202ED213" w14:textId="77777777">
                            <w:pPr>
                              <w:pStyle w:val="ListParagraph"/>
                              <w:numPr>
                                <w:ilvl w:val="1"/>
                                <w:numId w:val="13"/>
                              </w:numPr>
                              <w:ind w:left="1276"/>
                              <w:rPr>
                                <w:lang w:val="en-US" w:eastAsia="nl-NL"/>
                              </w:rPr>
                            </w:pPr>
                            <w:r w:rsidRPr="004B61E5">
                              <w:rPr>
                                <w:lang w:val="en-US" w:eastAsia="nl-NL"/>
                              </w:rPr>
                              <w:t>Ocean-related income and welfare (e.g., income from fisheries for local communities).</w:t>
                            </w:r>
                          </w:p>
                          <w:p xmlns:w14="http://schemas.microsoft.com/office/word/2010/wordml" w:rsidRPr="004B61E5" w:rsidR="004B61E5" w:rsidP="00D936EE" w:rsidRDefault="004B61E5" w14:paraId="3F3DEAD6" w14:textId="77777777">
                            <w:pPr>
                              <w:pStyle w:val="ListParagraph"/>
                              <w:numPr>
                                <w:ilvl w:val="1"/>
                                <w:numId w:val="13"/>
                              </w:numPr>
                              <w:ind w:left="1134"/>
                              <w:rPr>
                                <w:lang w:val="en-US" w:eastAsia="nl-NL"/>
                              </w:rPr>
                            </w:pPr>
                            <w:r w:rsidRPr="004B61E5">
                              <w:rPr>
                                <w:lang w:val="en-US" w:eastAsia="nl-NL"/>
                              </w:rPr>
                              <w:t>Ocean-based economic production (e.g., GDP from ocean-related sectors).</w:t>
                            </w:r>
                          </w:p>
                          <w:p xmlns:w14="http://schemas.microsoft.com/office/word/2010/wordml" w:rsidR="00D936EE" w:rsidP="00D936EE" w:rsidRDefault="00D936EE" w14:paraId="32F6561D" w14:textId="7777777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lang w:val="en-AU" w:eastAsia="nl-NL"/>
                              </w:rPr>
                            </w:pPr>
                            <w:r w:rsidRPr="7982C5B2">
                              <w:rPr>
                                <w:lang w:val="en-AU" w:eastAsia="nl-NL"/>
                              </w:rPr>
                              <w:t>Creating a common information infrastructure (especially important because many ocean policy shortcomings arise from isolated information) enabling evidence-based decision-making on ocean governance matters including:</w:t>
                            </w:r>
                          </w:p>
                          <w:p xmlns:w14="http://schemas.microsoft.com/office/word/2010/wordml" w:rsidR="00D936EE" w:rsidP="00D936EE" w:rsidRDefault="00D936EE" w14:paraId="2F5252DB" w14:textId="7777777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1068"/>
                              <w:rPr>
                                <w:lang w:val="en-AU" w:eastAsia="nl-NL"/>
                              </w:rPr>
                            </w:pPr>
                            <w:r w:rsidRPr="00A22F82">
                              <w:rPr>
                                <w:lang w:val="en-AU" w:eastAsia="nl-NL"/>
                              </w:rPr>
                              <w:t>Ocean policy development (e.g., Marine Spatial Planning) and measurement of policy outcomes and their effectiveness.</w:t>
                            </w:r>
                          </w:p>
                          <w:p xmlns:w14="http://schemas.microsoft.com/office/word/2010/wordml" w:rsidRPr="002C2F6A" w:rsidR="00D936EE" w:rsidP="00D936EE" w:rsidRDefault="00D936EE" w14:paraId="04415781" w14:textId="7777777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1068"/>
                              <w:rPr>
                                <w:lang w:val="en-AU" w:eastAsia="nl-NL"/>
                              </w:rPr>
                            </w:pPr>
                            <w:r w:rsidRPr="002C2F6A">
                              <w:rPr>
                                <w:lang w:val="en-AU" w:eastAsia="nl-NL"/>
                              </w:rPr>
                              <w:t>International reporting for the SDGs, Paris Agreement, CBD framework and other relevant commitments.</w:t>
                            </w:r>
                          </w:p>
                          <w:p xmlns:w14="http://schemas.microsoft.com/office/word/2010/wordml" w:rsidRPr="002C2F6A" w:rsidR="00D936EE" w:rsidP="00D936EE" w:rsidRDefault="00D936EE" w14:paraId="59C6AF54" w14:textId="7777777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1068"/>
                              <w:rPr>
                                <w:lang w:val="en-AU" w:eastAsia="nl-NL"/>
                              </w:rPr>
                            </w:pPr>
                            <w:r>
                              <w:rPr>
                                <w:lang w:val="en-AU" w:eastAsia="nl-NL"/>
                              </w:rPr>
                              <w:t>Activating f</w:t>
                            </w:r>
                            <w:r w:rsidRPr="002C2F6A">
                              <w:rPr>
                                <w:lang w:val="en-AU" w:eastAsia="nl-NL"/>
                              </w:rPr>
                              <w:t>inance and investment – ocean accounts provide a robust and transparent data framework to measure progress and monitor impacts of activity on the ocean over time, providing the foundation to attract finance for sustainable ocean development.</w:t>
                            </w:r>
                            <w:r>
                              <w:rPr>
                                <w:lang w:val="en-AU" w:eastAsia="nl-NL"/>
                              </w:rPr>
                              <w:t xml:space="preserve"> Through ocean accounts, investors </w:t>
                            </w:r>
                            <w:r>
                              <w:rPr>
                                <w:lang w:val="en-US"/>
                              </w:rPr>
                              <w:t xml:space="preserve">have </w:t>
                            </w:r>
                            <w:r w:rsidRPr="00687ED1">
                              <w:rPr>
                                <w:lang w:val="en-US"/>
                              </w:rPr>
                              <w:t>comparable and regularly updated project data to monitor progress, impact, and benefit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xmlns:w14="http://schemas.microsoft.com/office/word/2010/wordml" w:rsidRPr="00687ED1" w:rsidR="00D936EE" w:rsidP="00D936EE" w:rsidRDefault="00D936EE" w14:paraId="3640FD96" w14:textId="7777777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1068"/>
                              <w:rPr>
                                <w:lang w:val="en-AU" w:eastAsia="nl-NL"/>
                              </w:rPr>
                            </w:pPr>
                            <w:r w:rsidRPr="00687ED1">
                              <w:rPr>
                                <w:lang w:val="en-US"/>
                              </w:rPr>
                              <w:t xml:space="preserve">Assessing </w:t>
                            </w:r>
                            <w:r>
                              <w:rPr>
                                <w:lang w:val="en-US"/>
                              </w:rPr>
                              <w:t>the value of nature-based solutions (</w:t>
                            </w:r>
                            <w:r w:rsidRPr="00687ED1">
                              <w:rPr>
                                <w:lang w:val="en-US"/>
                              </w:rPr>
                              <w:t xml:space="preserve">e.g., </w:t>
                            </w:r>
                            <w:proofErr w:type="gramStart"/>
                            <w:r w:rsidRPr="00687ED1">
                              <w:rPr>
                                <w:lang w:val="en-US"/>
                              </w:rPr>
                              <w:t>when</w:t>
                            </w:r>
                            <w:proofErr w:type="gramEnd"/>
                            <w:r w:rsidRPr="00687ED1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and where </w:t>
                            </w:r>
                            <w:r w:rsidRPr="00687ED1">
                              <w:rPr>
                                <w:lang w:val="en-US"/>
                              </w:rPr>
                              <w:t>do mangroves or wetlands provide more benefits than concrete?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xmlns:w14="http://schemas.microsoft.com/office/word/2010/wordml" w:rsidRPr="004942C8" w:rsidR="00D936EE" w:rsidP="00D936EE" w:rsidRDefault="00D936EE" w14:paraId="764D35AF" w14:textId="7777777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1068"/>
                              <w:rPr>
                                <w:lang w:val="en-AU" w:eastAsia="nl-NL"/>
                              </w:rPr>
                            </w:pPr>
                            <w:r w:rsidRPr="00687ED1">
                              <w:rPr>
                                <w:lang w:val="en-US"/>
                              </w:rPr>
                              <w:t>Understanding how growth and employment are underpinned by specific ecosystem conditions and functions: Invest $X to restore ocean to condition Y = Z benefits.</w:t>
                            </w:r>
                          </w:p>
                          <w:p xmlns:w14="http://schemas.microsoft.com/office/word/2010/wordml" w:rsidRPr="002879FB" w:rsidR="00D936EE" w:rsidP="002879FB" w:rsidRDefault="00D936EE" w14:paraId="0B1184BF" w14:textId="7777777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lang w:val="en-GB"/>
                              </w:rPr>
                            </w:pPr>
                            <w:r w:rsidRPr="002879FB">
                              <w:rPr>
                                <w:lang w:val="en-GB"/>
                              </w:rPr>
                              <w:t>Supporting the derivation of comparable indicators. If a common accounting structure is used, these indicators can be integrated, and international comparisons made.</w:t>
                            </w:r>
                          </w:p>
                          <w:p xmlns:w14="http://schemas.microsoft.com/office/word/2010/wordml" w:rsidRPr="002879FB" w:rsidR="00D936EE" w:rsidP="002879FB" w:rsidRDefault="00D936EE" w14:paraId="3A1E44C4" w14:textId="7777777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lang w:val="en-GB"/>
                              </w:rPr>
                            </w:pPr>
                            <w:r w:rsidRPr="002879FB">
                              <w:rPr>
                                <w:lang w:val="en-GB"/>
                              </w:rPr>
                              <w:t>Organising and presenting information in manner that decision-makers can easily understand (e.g., as dashboards, scenarios, spatial plans, and indicators).</w:t>
                            </w:r>
                          </w:p>
                          <w:p xmlns:w14="http://schemas.microsoft.com/office/word/2010/wordml" w:rsidRPr="004B61E5" w:rsidR="004B61E5" w:rsidP="004B61E5" w:rsidRDefault="004B61E5" w14:paraId="4566EC9B" w14:textId="7777777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44000" tIns="108000" rIns="108000" bIns="10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 xmlns:w14="http://schemas.microsoft.com/office/word/2010/wordml" xmlns:o="urn:schemas-microsoft-com:office:office" xmlns:v="urn:schemas-microsoft-com:vml" id="Text Box 7" style="width:453.55pt;height:4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color="#eaeaea [345]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" w14:anchorId="62A3B748">
                <v:textbox inset="4mm,3mm,3mm,3mm">
                  <w:txbxContent>
                    <w:p w:rsidRPr="004B61E5" w:rsidR="004B61E5" w:rsidP="004B61E5" w:rsidRDefault="004B61E5" w14:paraId="14C295CB" w14:textId="77777777">
                      <w:pPr>
                        <w:rPr>
                          <w:lang w:val="en-US"/>
                        </w:rPr>
                      </w:pPr>
                      <w:r w:rsidRPr="004B61E5">
                        <w:rPr>
                          <w:lang w:val="en-US"/>
                        </w:rPr>
                        <w:t xml:space="preserve">Ocean-related policy often falls short because of isolated and incomplete information. Ocean accounts provide countries with the means to go </w:t>
                      </w:r>
                      <w:hyperlink xmlns:r="http://schemas.openxmlformats.org/officeDocument/2006/relationships" w:history="1" r:id="rId21">
                        <w:r w:rsidRPr="004B61E5">
                          <w:rPr>
                            <w:rStyle w:val="Hyperlink"/>
                            <w:lang w:val="en-US"/>
                          </w:rPr>
                          <w:t>Beyond GDP</w:t>
                        </w:r>
                      </w:hyperlink>
                      <w:r w:rsidRPr="004B61E5">
                        <w:rPr>
                          <w:lang w:val="en-US"/>
                        </w:rPr>
                        <w:t xml:space="preserve"> to measure and manage progress towards sustainable ocean development and enable more complete policy and decision making. They achieve this by:</w:t>
                      </w:r>
                    </w:p>
                    <w:p w:rsidR="00D936EE" w:rsidP="004B61E5" w:rsidRDefault="004B61E5" w14:paraId="6FE486F4" w14:textId="7777777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lang w:val="en-US"/>
                        </w:rPr>
                      </w:pPr>
                      <w:r w:rsidRPr="004B61E5">
                        <w:rPr>
                          <w:lang w:val="en-US"/>
                        </w:rPr>
                        <w:t>Enhancing the power of data by integrating multiple data sets from a range of sources, enabling countries to monitor changes and trends in:</w:t>
                      </w:r>
                    </w:p>
                    <w:p w:rsidRPr="00D936EE" w:rsidR="004B61E5" w:rsidP="00D936EE" w:rsidRDefault="004B61E5" w14:paraId="023E0412" w14:textId="34C475B6">
                      <w:pPr>
                        <w:pStyle w:val="ListParagraph"/>
                        <w:numPr>
                          <w:ilvl w:val="1"/>
                          <w:numId w:val="22"/>
                        </w:numPr>
                        <w:ind w:left="1134"/>
                        <w:rPr>
                          <w:lang w:val="en-US"/>
                        </w:rPr>
                      </w:pPr>
                      <w:r w:rsidRPr="00D936EE">
                        <w:rPr>
                          <w:lang w:val="en-US"/>
                        </w:rPr>
                        <w:t>The stock of ocean wealth, including produced assets (e.g., ports) and natural assets</w:t>
                      </w:r>
                      <w:r w:rsidRPr="00D936EE">
                        <w:rPr>
                          <w:lang w:val="en-US" w:eastAsia="nl-NL"/>
                        </w:rPr>
                        <w:t xml:space="preserve"> (e.g., mangroves).</w:t>
                      </w:r>
                    </w:p>
                    <w:p w:rsidRPr="004B61E5" w:rsidR="004B61E5" w:rsidP="00D936EE" w:rsidRDefault="004B61E5" w14:paraId="202ED213" w14:textId="77777777">
                      <w:pPr>
                        <w:pStyle w:val="ListParagraph"/>
                        <w:numPr>
                          <w:ilvl w:val="1"/>
                          <w:numId w:val="13"/>
                        </w:numPr>
                        <w:ind w:left="1276"/>
                        <w:rPr>
                          <w:lang w:val="en-US" w:eastAsia="nl-NL"/>
                        </w:rPr>
                      </w:pPr>
                      <w:r w:rsidRPr="004B61E5">
                        <w:rPr>
                          <w:lang w:val="en-US" w:eastAsia="nl-NL"/>
                        </w:rPr>
                        <w:t>Ocean-related income and welfare (e.g., income from fisheries for local communities).</w:t>
                      </w:r>
                    </w:p>
                    <w:p w:rsidRPr="004B61E5" w:rsidR="004B61E5" w:rsidP="00D936EE" w:rsidRDefault="004B61E5" w14:paraId="3F3DEAD6" w14:textId="77777777">
                      <w:pPr>
                        <w:pStyle w:val="ListParagraph"/>
                        <w:numPr>
                          <w:ilvl w:val="1"/>
                          <w:numId w:val="13"/>
                        </w:numPr>
                        <w:ind w:left="1134"/>
                        <w:rPr>
                          <w:lang w:val="en-US" w:eastAsia="nl-NL"/>
                        </w:rPr>
                      </w:pPr>
                      <w:r w:rsidRPr="004B61E5">
                        <w:rPr>
                          <w:lang w:val="en-US" w:eastAsia="nl-NL"/>
                        </w:rPr>
                        <w:t>Ocean-based economic production (e.g., GDP from ocean-related sectors).</w:t>
                      </w:r>
                    </w:p>
                    <w:p w:rsidR="00D936EE" w:rsidP="00D936EE" w:rsidRDefault="00D936EE" w14:paraId="32F6561D" w14:textId="7777777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lang w:val="en-AU" w:eastAsia="nl-NL"/>
                        </w:rPr>
                      </w:pPr>
                      <w:r w:rsidRPr="7982C5B2">
                        <w:rPr>
                          <w:lang w:val="en-AU" w:eastAsia="nl-NL"/>
                        </w:rPr>
                        <w:t>Creating a common information infrastructure (especially important because many ocean policy shortcomings arise from isolated information) enabling evidence-based decision-making on ocean governance matters including:</w:t>
                      </w:r>
                    </w:p>
                    <w:p w:rsidR="00D936EE" w:rsidP="00D936EE" w:rsidRDefault="00D936EE" w14:paraId="2F5252DB" w14:textId="7777777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1068"/>
                        <w:rPr>
                          <w:lang w:val="en-AU" w:eastAsia="nl-NL"/>
                        </w:rPr>
                      </w:pPr>
                      <w:r w:rsidRPr="00A22F82">
                        <w:rPr>
                          <w:lang w:val="en-AU" w:eastAsia="nl-NL"/>
                        </w:rPr>
                        <w:t>Ocean policy development (e.g., Marine Spatial Planning) and measurement of policy outcomes and their effectiveness.</w:t>
                      </w:r>
                    </w:p>
                    <w:p w:rsidRPr="002C2F6A" w:rsidR="00D936EE" w:rsidP="00D936EE" w:rsidRDefault="00D936EE" w14:paraId="04415781" w14:textId="7777777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1068"/>
                        <w:rPr>
                          <w:lang w:val="en-AU" w:eastAsia="nl-NL"/>
                        </w:rPr>
                      </w:pPr>
                      <w:r w:rsidRPr="002C2F6A">
                        <w:rPr>
                          <w:lang w:val="en-AU" w:eastAsia="nl-NL"/>
                        </w:rPr>
                        <w:t>International reporting for the SDGs, Paris Agreement, CBD framework and other relevant commitments.</w:t>
                      </w:r>
                    </w:p>
                    <w:p w:rsidRPr="002C2F6A" w:rsidR="00D936EE" w:rsidP="00D936EE" w:rsidRDefault="00D936EE" w14:paraId="59C6AF54" w14:textId="7777777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1068"/>
                        <w:rPr>
                          <w:lang w:val="en-AU" w:eastAsia="nl-NL"/>
                        </w:rPr>
                      </w:pPr>
                      <w:r>
                        <w:rPr>
                          <w:lang w:val="en-AU" w:eastAsia="nl-NL"/>
                        </w:rPr>
                        <w:t>Activating f</w:t>
                      </w:r>
                      <w:r w:rsidRPr="002C2F6A">
                        <w:rPr>
                          <w:lang w:val="en-AU" w:eastAsia="nl-NL"/>
                        </w:rPr>
                        <w:t>inance and investment – ocean accounts provide a robust and transparent data framework to measure progress and monitor impacts of activity on the ocean over time, providing the foundation to attract finance for sustainable ocean development.</w:t>
                      </w:r>
                      <w:r>
                        <w:rPr>
                          <w:lang w:val="en-AU" w:eastAsia="nl-NL"/>
                        </w:rPr>
                        <w:t xml:space="preserve"> Through ocean accounts, investors </w:t>
                      </w:r>
                      <w:r>
                        <w:rPr>
                          <w:lang w:val="en-US"/>
                        </w:rPr>
                        <w:t xml:space="preserve">have </w:t>
                      </w:r>
                      <w:r w:rsidRPr="00687ED1">
                        <w:rPr>
                          <w:lang w:val="en-US"/>
                        </w:rPr>
                        <w:t>comparable and regularly updated project data to monitor progress, impact, and benefit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:rsidRPr="00687ED1" w:rsidR="00D936EE" w:rsidP="00D936EE" w:rsidRDefault="00D936EE" w14:paraId="3640FD96" w14:textId="7777777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1068"/>
                        <w:rPr>
                          <w:lang w:val="en-AU" w:eastAsia="nl-NL"/>
                        </w:rPr>
                      </w:pPr>
                      <w:r w:rsidRPr="00687ED1">
                        <w:rPr>
                          <w:lang w:val="en-US"/>
                        </w:rPr>
                        <w:t xml:space="preserve">Assessing </w:t>
                      </w:r>
                      <w:r>
                        <w:rPr>
                          <w:lang w:val="en-US"/>
                        </w:rPr>
                        <w:t>the value of nature-based solutions (</w:t>
                      </w:r>
                      <w:r w:rsidRPr="00687ED1">
                        <w:rPr>
                          <w:lang w:val="en-US"/>
                        </w:rPr>
                        <w:t xml:space="preserve">e.g., </w:t>
                      </w:r>
                      <w:proofErr w:type="gramStart"/>
                      <w:r w:rsidRPr="00687ED1">
                        <w:rPr>
                          <w:lang w:val="en-US"/>
                        </w:rPr>
                        <w:t>when</w:t>
                      </w:r>
                      <w:proofErr w:type="gramEnd"/>
                      <w:r w:rsidRPr="00687ED1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and where </w:t>
                      </w:r>
                      <w:r w:rsidRPr="00687ED1">
                        <w:rPr>
                          <w:lang w:val="en-US"/>
                        </w:rPr>
                        <w:t>do mangroves or wetlands provide more benefits than concrete?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  <w:p w:rsidRPr="004942C8" w:rsidR="00D936EE" w:rsidP="00D936EE" w:rsidRDefault="00D936EE" w14:paraId="764D35AF" w14:textId="7777777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1068"/>
                        <w:rPr>
                          <w:lang w:val="en-AU" w:eastAsia="nl-NL"/>
                        </w:rPr>
                      </w:pPr>
                      <w:r w:rsidRPr="00687ED1">
                        <w:rPr>
                          <w:lang w:val="en-US"/>
                        </w:rPr>
                        <w:t>Understanding how growth and employment are underpinned by specific ecosystem conditions and functions: Invest $X to restore ocean to condition Y = Z benefits.</w:t>
                      </w:r>
                    </w:p>
                    <w:p w:rsidRPr="002879FB" w:rsidR="00D936EE" w:rsidP="002879FB" w:rsidRDefault="00D936EE" w14:paraId="0B1184BF" w14:textId="7777777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lang w:val="en-GB"/>
                        </w:rPr>
                      </w:pPr>
                      <w:r w:rsidRPr="002879FB">
                        <w:rPr>
                          <w:lang w:val="en-GB"/>
                        </w:rPr>
                        <w:t>Supporting the derivation of comparable indicators. If a common accounting structure is used, these indicators can be integrated, and international comparisons made.</w:t>
                      </w:r>
                    </w:p>
                    <w:p w:rsidRPr="002879FB" w:rsidR="00D936EE" w:rsidP="002879FB" w:rsidRDefault="00D936EE" w14:paraId="3A1E44C4" w14:textId="7777777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lang w:val="en-GB"/>
                        </w:rPr>
                      </w:pPr>
                      <w:r w:rsidRPr="002879FB">
                        <w:rPr>
                          <w:lang w:val="en-GB"/>
                        </w:rPr>
                        <w:t>Organising and presenting information in manner that decision-makers can easily understand (e.g., as dashboards, scenarios, spatial plans, and indicators).</w:t>
                      </w:r>
                    </w:p>
                    <w:p w:rsidRPr="004B61E5" w:rsidR="004B61E5" w:rsidP="004B61E5" w:rsidRDefault="004B61E5" w14:paraId="4566EC9B" w14:textId="7777777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 xmlns:w10="urn:schemas-microsoft-com:office:word"/>
              </v:shape>
            </w:pict>
          </mc:Fallback>
        </mc:AlternateContent>
      </w:r>
    </w:p>
    <w:p w:rsidR="001D6261" w:rsidRDefault="001D6261" w14:paraId="525C34D2" w14:textId="77777777">
      <w:pPr>
        <w:spacing w:line="240" w:lineRule="auto"/>
        <w:rPr>
          <w:color w:val="0A5455" w:themeColor="text1"/>
          <w:sz w:val="36"/>
          <w:szCs w:val="22"/>
        </w:rPr>
      </w:pPr>
    </w:p>
    <w:p w:rsidRPr="0021295D" w:rsidR="001D6261" w:rsidP="256D2A40" w:rsidRDefault="001D6261" w14:paraId="2BE8FB6F" w14:textId="563BEFF7">
      <w:pPr>
        <w:spacing w:before="240" w:beforeAutospacing="off" w:after="240" w:afterAutospacing="off"/>
        <w:rPr>
          <w:ins w:author="Bella Charlesworth" w:date="2026-02-16T22:17:45.488Z" w16du:dateUtc="2026-02-16T22:17:45.488Z" w:id="646593994"/>
          <w:rFonts w:ascii="Arial" w:hAnsi="Arial" w:eastAsia="Arial" w:cs="Arial"/>
          <w:noProof w:val="0"/>
          <w:sz w:val="20"/>
          <w:szCs w:val="20"/>
          <w:lang w:val="en-AU"/>
        </w:rPr>
      </w:pPr>
      <w:del w:author="Bella Charlesworth" w:date="2026-02-16T22:17:45.476Z" w:id="1811743451">
        <w:r w:rsidRPr="256D2A40" w:rsidDel="3F4E4A1C">
          <w:rPr>
            <w:lang w:val="en-AU" w:eastAsia="nl-NL"/>
          </w:rPr>
          <w:delText>The Secretariat for GOAP is hosted by the University of NSW within the Sustainable Development Reform Hub.</w:delText>
        </w:r>
      </w:del>
      <w:ins w:author="Bella Charlesworth" w:date="2026-02-16T22:17:45.488Z" w:id="2019894638">
        <w:r w:rsidRPr="256D2A40" w:rsidR="2537A3F8">
          <w:rPr>
            <w:rFonts w:ascii="Arial" w:hAnsi="Arial" w:eastAsia="Arial" w:cs="Arial"/>
            <w:noProof w:val="0"/>
            <w:sz w:val="20"/>
            <w:szCs w:val="20"/>
            <w:lang w:val="en-AU"/>
          </w:rPr>
          <w:t xml:space="preserve"> The GOAP Secretariat is hosted by the UNSW Centre for Sustainable Development Reform at the University of New South Wales, Sydney. The Secre</w:t>
        </w:r>
      </w:ins>
      <w:ins w:author="Bella Charlesworth" w:date="2026-02-16T22:18:01.077Z" w:id="1171506334">
        <w:r w:rsidRPr="256D2A40" w:rsidR="2537A3F8">
          <w:rPr>
            <w:rFonts w:ascii="Arial" w:hAnsi="Arial" w:eastAsia="Arial" w:cs="Arial"/>
            <w:noProof w:val="0"/>
            <w:sz w:val="20"/>
            <w:szCs w:val="20"/>
            <w:lang w:val="en-AU"/>
          </w:rPr>
          <w:t>tariat</w:t>
        </w:r>
      </w:ins>
      <w:ins w:author="Bella Charlesworth" w:date="2026-02-16T22:17:45.488Z" w:id="242064483">
        <w:r w:rsidRPr="256D2A40" w:rsidR="2537A3F8">
          <w:rPr>
            <w:rFonts w:ascii="Arial" w:hAnsi="Arial" w:eastAsia="Arial" w:cs="Arial"/>
            <w:noProof w:val="0"/>
            <w:sz w:val="20"/>
            <w:szCs w:val="20"/>
            <w:lang w:val="en-AU"/>
          </w:rPr>
          <w:t xml:space="preserve"> coordinates GOAP's activities, manages knowledge platforms, and supports the global network of ocean accounting practitioners.</w:t>
        </w:r>
      </w:ins>
    </w:p>
    <w:p w:rsidRPr="0021295D" w:rsidR="001D6261" w:rsidP="256D2A40" w:rsidRDefault="001D6261" w14:paraId="36632BF0" w14:textId="77777777">
      <w:pPr>
        <w:rPr>
          <w:shd w:val="clear" w:color="auto" w:fill="FFFFFF"/>
          <w:lang w:val="en-AU" w:eastAsia="nl-NL"/>
        </w:rPr>
      </w:pPr>
      <w:r w:rsidRPr="256D2A40" w:rsidR="3F4E4A1C">
        <w:rPr>
          <w:shd w:val="clear" w:color="auto" w:fill="FFFFFF"/>
          <w:lang w:val="en-AU" w:eastAsia="nl-NL"/>
        </w:rPr>
        <w:t xml:space="preserve"> For more information on GOAP or ocean accounts please reach out to the Secretariat below.</w:t>
      </w:r>
    </w:p>
    <w:p w:rsidRPr="008B2B5B" w:rsidR="001D6261" w:rsidP="001D6261" w:rsidRDefault="001D6261" w14:paraId="15997340" w14:textId="77777777">
      <w:pPr>
        <w:jc w:val="center"/>
        <w:rPr>
          <w:color w:val="444443" w:themeColor="accent6" w:themeTint="E6"/>
          <w:sz w:val="18"/>
          <w:szCs w:val="22"/>
          <w:lang w:val="en-AU"/>
        </w:rPr>
      </w:pPr>
    </w:p>
    <w:p w:rsidRPr="008B2B5B" w:rsidR="001D6261" w:rsidP="001D6261" w:rsidRDefault="001D6261" w14:paraId="3AE728A8" w14:textId="4B41C1E2">
      <w:pPr>
        <w:jc w:val="center"/>
        <w:rPr>
          <w:color w:val="444443" w:themeColor="accent6" w:themeTint="E6"/>
          <w:sz w:val="18"/>
          <w:szCs w:val="22"/>
          <w:lang w:val="en-AU"/>
        </w:rPr>
      </w:pPr>
      <w:r w:rsidRPr="003D37A3">
        <w:rPr>
          <w:sz w:val="18"/>
          <w:szCs w:val="22"/>
          <w:lang w:val="en-AU"/>
        </w:rPr>
        <w:t>info@oceanaccounts.org</w:t>
      </w:r>
    </w:p>
    <w:p w:rsidRPr="008B2B5B" w:rsidR="001D6261" w:rsidP="001D6261" w:rsidRDefault="00000000" w14:paraId="510F76AB" w14:textId="77777777">
      <w:pPr>
        <w:jc w:val="center"/>
        <w:rPr>
          <w:color w:val="444443" w:themeColor="accent6" w:themeTint="E6"/>
          <w:sz w:val="18"/>
          <w:szCs w:val="22"/>
          <w:lang w:val="en-AU"/>
        </w:rPr>
      </w:pPr>
      <w:hyperlink w:history="1" r:id="rId22">
        <w:r w:rsidRPr="008B2B5B" w:rsidR="001D6261">
          <w:rPr>
            <w:rStyle w:val="Hyperlink"/>
            <w:sz w:val="18"/>
            <w:szCs w:val="22"/>
            <w:lang w:val="en-AU"/>
          </w:rPr>
          <w:t>www.oceanaccounts.org</w:t>
        </w:r>
      </w:hyperlink>
    </w:p>
    <w:p w:rsidRPr="008B2B5B" w:rsidR="001D6261" w:rsidP="256D2A40" w:rsidRDefault="001D6261" w14:paraId="59485C74" w14:textId="6AE0A410">
      <w:pPr>
        <w:jc w:val="center"/>
        <w:rPr>
          <w:color w:val="444443" w:themeColor="accent6" w:themeTint="E6" w:themeShade="FF"/>
          <w:sz w:val="18"/>
          <w:szCs w:val="18"/>
          <w:lang w:val="en-AU"/>
        </w:rPr>
      </w:pPr>
      <w:r w:rsidRPr="256D2A40" w:rsidR="3F4E4A1C">
        <w:rPr>
          <w:color w:val="444443" w:themeColor="accent6" w:themeTint="E6" w:themeShade="FF"/>
          <w:sz w:val="18"/>
          <w:szCs w:val="18"/>
          <w:lang w:val="en-AU"/>
        </w:rPr>
        <w:t>@OceanAcount</w:t>
      </w:r>
      <w:ins w:author="Bella Charlesworth" w:date="2026-02-16T22:18:13.207Z" w:id="1071420686">
        <w:r w:rsidRPr="256D2A40" w:rsidR="129A2627">
          <w:rPr>
            <w:color w:val="444443" w:themeColor="accent6" w:themeTint="E6" w:themeShade="FF"/>
            <w:sz w:val="18"/>
            <w:szCs w:val="18"/>
            <w:lang w:val="en-AU"/>
          </w:rPr>
          <w:t>s</w:t>
        </w:r>
      </w:ins>
    </w:p>
    <w:p w:rsidRPr="002879FB" w:rsidR="0008109E" w:rsidP="002879FB" w:rsidRDefault="0008109E" w14:paraId="2F8953D0" w14:textId="58D9E4F7">
      <w:pPr>
        <w:spacing w:line="240" w:lineRule="auto"/>
        <w:rPr>
          <w:rFonts w:asciiTheme="majorHAnsi" w:hAnsiTheme="majorHAnsi" w:eastAsiaTheme="majorEastAsia" w:cstheme="majorBidi"/>
          <w:color w:val="0A5455" w:themeColor="text1"/>
          <w:sz w:val="36"/>
          <w:szCs w:val="22"/>
          <w:lang w:val="en-US"/>
        </w:rPr>
      </w:pPr>
    </w:p>
    <w:sectPr w:rsidRPr="002879FB" w:rsidR="0008109E" w:rsidSect="00224D9C"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orient="portrait"/>
      <w:pgMar w:top="1865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07C1" w:rsidP="00D6705A" w:rsidRDefault="00E907C1" w14:paraId="6C488AD5" w14:textId="77777777">
      <w:pPr>
        <w:spacing w:line="240" w:lineRule="auto"/>
      </w:pPr>
      <w:r>
        <w:separator/>
      </w:r>
    </w:p>
  </w:endnote>
  <w:endnote w:type="continuationSeparator" w:id="0">
    <w:p w:rsidR="00E907C1" w:rsidP="00D6705A" w:rsidRDefault="00E907C1" w14:paraId="2E5ADCCF" w14:textId="77777777">
      <w:pPr>
        <w:spacing w:line="240" w:lineRule="auto"/>
      </w:pPr>
      <w:r>
        <w:continuationSeparator/>
      </w:r>
    </w:p>
  </w:endnote>
  <w:endnote w:type="continuationNotice" w:id="1">
    <w:p w:rsidR="00E907C1" w:rsidRDefault="00E907C1" w14:paraId="17B354A6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oofdtekst CS)">
    <w:altName w:val="Times New Roman"/>
    <w:panose1 w:val="020B0604020202020204"/>
    <w:charset w:val="00"/>
    <w:family w:val="roman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705A" w:rsidP="00BA437F" w:rsidRDefault="00D6705A" w14:paraId="2EBC10D9" w14:textId="77777777">
    <w:pPr>
      <w:pStyle w:val="Footer"/>
      <w:framePr w:wrap="none" w:hAnchor="margin" w:vAnchor="tex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D6705A" w:rsidP="00D6705A" w:rsidRDefault="00D6705A" w14:paraId="7FDF1664" w14:textId="77777777">
    <w:pPr>
      <w:pStyle w:val="Footer"/>
      <w:framePr w:wrap="none" w:hAnchor="margin" w:vAnchor="text" w:y="1"/>
      <w:ind w:firstLine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D6705A" w:rsidP="00D6705A" w:rsidRDefault="00D6705A" w14:paraId="2C6AF80F" w14:textId="77777777">
    <w:pPr>
      <w:pStyle w:val="Footer"/>
      <w:framePr w:wrap="none" w:hAnchor="margin" w:vAnchor="text" w:xAlign="right" w:y="1"/>
      <w:ind w:firstLine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D6705A" w:rsidP="00D6705A" w:rsidRDefault="00D6705A" w14:paraId="1EBB2980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sdt>
    <w:sdtPr>
      <w:rPr>
        <w:rStyle w:val="PageNumber"/>
        <w:color w:val="3B9C7B" w:themeColor="background2"/>
      </w:rPr>
      <w:id w:val="-444455085"/>
      <w:docPartObj>
        <w:docPartGallery w:val="Page Numbers (Bottom of Page)"/>
        <w:docPartUnique/>
      </w:docPartObj>
    </w:sdtPr>
    <w:sdtContent>
      <w:p w:rsidRPr="00D6705A" w:rsidR="00D6705A" w:rsidP="00D6705A" w:rsidRDefault="00D6705A" w14:paraId="15CCDD59" w14:textId="77777777">
        <w:pPr>
          <w:pStyle w:val="Footer"/>
          <w:framePr w:wrap="none" w:hAnchor="page" w:vAnchor="text" w:x="365" w:y="388"/>
          <w:rPr>
            <w:rStyle w:val="PageNumber"/>
            <w:color w:val="3B9C7B" w:themeColor="background2"/>
          </w:rPr>
        </w:pPr>
        <w:r w:rsidRPr="000F2B8F">
          <w:rPr>
            <w:rStyle w:val="PageNumber"/>
            <w:color w:val="3B9C7B" w:themeColor="background2"/>
            <w:szCs w:val="21"/>
          </w:rPr>
          <w:fldChar w:fldCharType="begin"/>
        </w:r>
        <w:r w:rsidRPr="000F2B8F">
          <w:rPr>
            <w:rStyle w:val="PageNumber"/>
            <w:color w:val="3B9C7B" w:themeColor="background2"/>
            <w:szCs w:val="21"/>
          </w:rPr>
          <w:instrText xml:space="preserve"> PAGE </w:instrText>
        </w:r>
        <w:r w:rsidRPr="000F2B8F">
          <w:rPr>
            <w:rStyle w:val="PageNumber"/>
            <w:color w:val="3B9C7B" w:themeColor="background2"/>
            <w:szCs w:val="21"/>
          </w:rPr>
          <w:fldChar w:fldCharType="separate"/>
        </w:r>
        <w:r w:rsidRPr="000F2B8F">
          <w:rPr>
            <w:rStyle w:val="PageNumber"/>
            <w:noProof/>
            <w:color w:val="3B9C7B" w:themeColor="background2"/>
            <w:szCs w:val="21"/>
          </w:rPr>
          <w:t>2</w:t>
        </w:r>
        <w:r w:rsidRPr="000F2B8F">
          <w:rPr>
            <w:rStyle w:val="PageNumber"/>
            <w:color w:val="3B9C7B" w:themeColor="background2"/>
            <w:szCs w:val="21"/>
          </w:rPr>
          <w:fldChar w:fldCharType="end"/>
        </w:r>
      </w:p>
    </w:sdtContent>
    <w:sdtEndPr>
      <w:rPr>
        <w:rStyle w:val="PageNumber"/>
        <w:color w:val="3B9C7B" w:themeColor="background2" w:themeTint="FF" w:themeShade="FF"/>
      </w:rPr>
    </w:sdtEndPr>
  </w:sdt>
  <w:p w:rsidRPr="00500F4B" w:rsidR="00D6705A" w:rsidP="00D6705A" w:rsidRDefault="00D6705A" w14:paraId="6F546CF5" w14:textId="77777777">
    <w:pPr>
      <w:pStyle w:val="Footer"/>
      <w:ind w:right="360" w:firstLine="360"/>
      <w:rPr>
        <w:szCs w:val="21"/>
      </w:rPr>
    </w:pPr>
    <w:r w:rsidRPr="00500F4B">
      <w:rPr>
        <w:noProof/>
        <w:szCs w:val="21"/>
        <w:lang w:val="en-US"/>
      </w:rPr>
      <w:drawing>
        <wp:anchor distT="0" distB="0" distL="114300" distR="114300" simplePos="0" relativeHeight="251658241" behindDoc="0" locked="0" layoutInCell="1" allowOverlap="1" wp14:anchorId="2CADDA75" wp14:editId="24A28835">
          <wp:simplePos x="0" y="0"/>
          <wp:positionH relativeFrom="column">
            <wp:posOffset>6230397</wp:posOffset>
          </wp:positionH>
          <wp:positionV relativeFrom="paragraph">
            <wp:posOffset>-1091985</wp:posOffset>
          </wp:positionV>
          <wp:extent cx="404148" cy="1655908"/>
          <wp:effectExtent l="0" t="0" r="0" b="0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7168" cy="16682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p w:rsidR="00D6705A" w:rsidP="00D6705A" w:rsidRDefault="000F2B8F" w14:paraId="299BC052" w14:textId="77777777">
    <w:pPr>
      <w:pStyle w:val="Footer"/>
      <w:ind w:firstLine="360"/>
    </w:pPr>
    <w:r>
      <w:rPr>
        <w:noProof/>
        <w:lang w:val="en-US"/>
      </w:rPr>
      <w:drawing>
        <wp:anchor distT="0" distB="0" distL="114300" distR="114300" simplePos="0" relativeHeight="251658242" behindDoc="0" locked="0" layoutInCell="1" allowOverlap="1" wp14:anchorId="0A501A98" wp14:editId="3E18FBAE">
          <wp:simplePos x="0" y="0"/>
          <wp:positionH relativeFrom="column">
            <wp:posOffset>6230319</wp:posOffset>
          </wp:positionH>
          <wp:positionV relativeFrom="paragraph">
            <wp:posOffset>-1092631</wp:posOffset>
          </wp:positionV>
          <wp:extent cx="404148" cy="1655908"/>
          <wp:effectExtent l="0" t="0" r="0" b="0"/>
          <wp:wrapNone/>
          <wp:docPr id="6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phic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148" cy="1655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07C1" w:rsidP="00D6705A" w:rsidRDefault="00E907C1" w14:paraId="3AAE1400" w14:textId="77777777">
      <w:pPr>
        <w:spacing w:line="240" w:lineRule="auto"/>
      </w:pPr>
      <w:r>
        <w:separator/>
      </w:r>
    </w:p>
  </w:footnote>
  <w:footnote w:type="continuationSeparator" w:id="0">
    <w:p w:rsidR="00E907C1" w:rsidP="00D6705A" w:rsidRDefault="00E907C1" w14:paraId="59156312" w14:textId="77777777">
      <w:pPr>
        <w:spacing w:line="240" w:lineRule="auto"/>
      </w:pPr>
      <w:r>
        <w:continuationSeparator/>
      </w:r>
    </w:p>
  </w:footnote>
  <w:footnote w:type="continuationNotice" w:id="1">
    <w:p w:rsidR="00E907C1" w:rsidRDefault="00E907C1" w14:paraId="5A6D4F40" w14:textId="77777777">
      <w:pPr>
        <w:spacing w:line="240" w:lineRule="auto"/>
      </w:pPr>
    </w:p>
  </w:footnote>
  <w:footnote w:id="2">
    <w:p w:rsidRPr="002879FB" w:rsidR="002879FB" w:rsidRDefault="002879FB" w14:paraId="266591B0" w14:textId="4B4C9F33">
      <w:pPr>
        <w:pStyle w:val="FootnoteText"/>
        <w:rPr>
          <w:lang w:val="en-GB"/>
        </w:rPr>
      </w:pPr>
      <w:r w:rsidRPr="002879FB">
        <w:rPr>
          <w:rStyle w:val="FootnoteReference"/>
          <w:lang w:val="en-GB"/>
        </w:rPr>
        <w:footnoteRef/>
      </w:r>
      <w:r w:rsidRPr="002879FB">
        <w:rPr>
          <w:lang w:val="en-GB"/>
        </w:rPr>
        <w:t xml:space="preserve"> </w:t>
      </w:r>
      <w:r w:rsidRPr="002879FB">
        <w:rPr>
          <w:lang w:val="en-GB"/>
        </w:rPr>
        <w:t>The Beyond GDP initiative is about developing indicators that are as clear and appealing as GDP, but more inclusive of environmental and social aspects of progress.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p w:rsidRPr="00224D9C" w:rsidR="00D6705A" w:rsidP="00F8030F" w:rsidRDefault="00D6705A" w14:paraId="4FA889A3" w14:textId="38163E15">
    <w:pPr>
      <w:pStyle w:val="Header"/>
      <w:rPr>
        <w:sz w:val="11"/>
        <w:szCs w:val="11"/>
        <w:lang w:val="en-US"/>
      </w:rPr>
    </w:pPr>
    <w:r>
      <w:rPr>
        <w:noProof/>
        <w:sz w:val="18"/>
        <w:szCs w:val="22"/>
      </w:rPr>
      <w:drawing>
        <wp:anchor distT="0" distB="0" distL="114300" distR="114300" simplePos="0" relativeHeight="251658240" behindDoc="0" locked="0" layoutInCell="1" allowOverlap="1" wp14:anchorId="69A42931" wp14:editId="59CD1BBC">
          <wp:simplePos x="0" y="0"/>
          <wp:positionH relativeFrom="column">
            <wp:posOffset>5795645</wp:posOffset>
          </wp:positionH>
          <wp:positionV relativeFrom="paragraph">
            <wp:posOffset>-8255</wp:posOffset>
          </wp:positionV>
          <wp:extent cx="482600" cy="609600"/>
          <wp:effectExtent l="0" t="0" r="0" b="0"/>
          <wp:wrapThrough wrapText="bothSides">
            <wp:wrapPolygon edited="0">
              <wp:start x="568" y="450"/>
              <wp:lineTo x="568" y="4950"/>
              <wp:lineTo x="3411" y="8550"/>
              <wp:lineTo x="6253" y="8550"/>
              <wp:lineTo x="6253" y="14400"/>
              <wp:lineTo x="7389" y="15750"/>
              <wp:lineTo x="12505" y="15750"/>
              <wp:lineTo x="12505" y="20700"/>
              <wp:lineTo x="20463" y="20700"/>
              <wp:lineTo x="20463" y="450"/>
              <wp:lineTo x="568" y="450"/>
            </wp:wrapPolygon>
          </wp:wrapThrough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2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8030F" w:rsidP="00F8030F" w:rsidRDefault="00F8030F" w14:paraId="0765FA8B" w14:textId="06A082CC">
    <w:pPr>
      <w:pStyle w:val="Header"/>
      <w:jc w:val="right"/>
    </w:pPr>
    <w:r>
      <w:rPr>
        <w:noProof/>
      </w:rPr>
      <w:drawing>
        <wp:inline distT="0" distB="0" distL="0" distR="0" wp14:anchorId="56C675EB" wp14:editId="643C5561">
          <wp:extent cx="1647037" cy="552893"/>
          <wp:effectExtent l="0" t="0" r="0" b="6350"/>
          <wp:docPr id="5" name="Picture 5" descr="A blue and white sig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and white sign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3642" cy="5618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9">
    <w:nsid w:val="4614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2260D2"/>
    <w:multiLevelType w:val="hybridMultilevel"/>
    <w:tmpl w:val="50AA17A6"/>
    <w:lvl w:ilvl="0" w:tplc="CC765024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3B9C7B" w:themeColor="background2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1B51DF"/>
    <w:multiLevelType w:val="hybridMultilevel"/>
    <w:tmpl w:val="C76CF8B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A94A0A"/>
    <w:multiLevelType w:val="hybridMultilevel"/>
    <w:tmpl w:val="58CAB9C2"/>
    <w:lvl w:ilvl="0" w:tplc="CC765024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3B9C7B" w:themeColor="background2"/>
        <w:u w:val="none"/>
      </w:rPr>
    </w:lvl>
    <w:lvl w:ilvl="1" w:tplc="CC765024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color w:val="3B9C7B" w:themeColor="background2"/>
        <w:u w:val="non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2B34BE"/>
    <w:multiLevelType w:val="hybridMultilevel"/>
    <w:tmpl w:val="9EB2B5DC"/>
    <w:lvl w:ilvl="0" w:tplc="CC765024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3B9C7B" w:themeColor="background2"/>
        <w:u w:val="no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74D7D9A"/>
    <w:multiLevelType w:val="multilevel"/>
    <w:tmpl w:val="0413001D"/>
    <w:styleLink w:val="Stijl1"/>
    <w:lvl w:ilvl="0">
      <w:start w:val="1"/>
      <w:numFmt w:val="decimal"/>
      <w:lvlText w:val="%1)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color w:val="3B9C7B" w:themeColor="background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color w:val="3B9C7B" w:themeColor="background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color w:val="3B9C7B" w:themeColor="background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color w:val="3B9C7B" w:themeColor="background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color w:val="3B9C7B" w:themeColor="background2"/>
      </w:rPr>
    </w:lvl>
    <w:lvl w:ilvl="6">
      <w:start w:val="1"/>
      <w:numFmt w:val="decimal"/>
      <w:lvlText w:val="%7."/>
      <w:lvlJc w:val="left"/>
      <w:pPr>
        <w:ind w:left="2520" w:hanging="360"/>
      </w:pPr>
      <w:rPr>
        <w:color w:val="3B9C7B" w:themeColor="background2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color w:val="3B9C7B" w:themeColor="background2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color w:val="3B9C7B" w:themeColor="background2"/>
      </w:rPr>
    </w:lvl>
  </w:abstractNum>
  <w:abstractNum w:abstractNumId="5" w15:restartNumberingAfterBreak="0">
    <w:nsid w:val="29D63E5A"/>
    <w:multiLevelType w:val="hybridMultilevel"/>
    <w:tmpl w:val="A39AFB3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0E62F1C"/>
    <w:multiLevelType w:val="hybridMultilevel"/>
    <w:tmpl w:val="EF4CF658"/>
    <w:lvl w:ilvl="0" w:tplc="CC765024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3B9C7B" w:themeColor="background2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BC255D"/>
    <w:multiLevelType w:val="multilevel"/>
    <w:tmpl w:val="2B5E1652"/>
    <w:styleLink w:val="BulletstyleGOAP"/>
    <w:lvl w:ilvl="0">
      <w:start w:val="1"/>
      <w:numFmt w:val="bullet"/>
      <w:lvlText w:val=""/>
      <w:lvlJc w:val="left"/>
      <w:pPr>
        <w:ind w:left="340" w:hanging="227"/>
      </w:pPr>
      <w:rPr>
        <w:rFonts w:hint="default" w:ascii="Wingdings" w:hAnsi="Wingdings"/>
        <w:color w:val="3B9C7B" w:themeColor="background2"/>
        <w:u w:val="none"/>
      </w:rPr>
    </w:lvl>
    <w:lvl w:ilvl="1">
      <w:start w:val="1"/>
      <w:numFmt w:val="bullet"/>
      <w:lvlText w:val="§"/>
      <w:lvlJc w:val="left"/>
      <w:pPr>
        <w:ind w:left="1068" w:hanging="360"/>
      </w:pPr>
      <w:rPr>
        <w:rFonts w:hint="default" w:ascii="Wingdings" w:hAnsi="Wingdings" w:cs="Courier New"/>
        <w:color w:val="3B9C7B" w:themeColor="background2"/>
        <w:sz w:val="18"/>
      </w:rPr>
    </w:lvl>
    <w:lvl w:ilvl="2">
      <w:start w:val="1"/>
      <w:numFmt w:val="bullet"/>
      <w:lvlText w:val=""/>
      <w:lvlJc w:val="left"/>
      <w:pPr>
        <w:ind w:left="1776" w:hanging="360"/>
      </w:pPr>
      <w:rPr>
        <w:rFonts w:hint="default" w:ascii="Wingdings" w:hAnsi="Wingdings"/>
        <w:color w:val="3B9C7B" w:themeColor="background2"/>
      </w:rPr>
    </w:lvl>
    <w:lvl w:ilvl="3">
      <w:start w:val="1"/>
      <w:numFmt w:val="bullet"/>
      <w:lvlText w:val="§"/>
      <w:lvlJc w:val="left"/>
      <w:pPr>
        <w:ind w:left="2484" w:hanging="360"/>
      </w:pPr>
      <w:rPr>
        <w:rFonts w:hint="default" w:ascii="Wingdings" w:hAnsi="Wingdings"/>
        <w:color w:val="3B9C7B" w:themeColor="background2"/>
      </w:rPr>
    </w:lvl>
    <w:lvl w:ilvl="4">
      <w:start w:val="1"/>
      <w:numFmt w:val="bullet"/>
      <w:lvlText w:val="§"/>
      <w:lvlJc w:val="left"/>
      <w:pPr>
        <w:ind w:left="3192" w:hanging="360"/>
      </w:pPr>
      <w:rPr>
        <w:rFonts w:hint="default" w:ascii="Wingdings" w:hAnsi="Wingdings"/>
        <w:color w:val="3B9C7B" w:themeColor="background2"/>
        <w:sz w:val="44"/>
      </w:rPr>
    </w:lvl>
    <w:lvl w:ilvl="5">
      <w:start w:val="1"/>
      <w:numFmt w:val="bullet"/>
      <w:lvlText w:val=""/>
      <w:lvlJc w:val="left"/>
      <w:pPr>
        <w:ind w:left="3900" w:hanging="360"/>
      </w:pPr>
      <w:rPr>
        <w:rFonts w:hint="default" w:ascii="Wingdings" w:hAnsi="Wingdings"/>
        <w:color w:val="3B9C7B" w:themeColor="background2"/>
      </w:rPr>
    </w:lvl>
    <w:lvl w:ilvl="6">
      <w:start w:val="1"/>
      <w:numFmt w:val="bullet"/>
      <w:lvlText w:val="§"/>
      <w:lvlJc w:val="left"/>
      <w:pPr>
        <w:ind w:left="4608" w:hanging="360"/>
      </w:pPr>
      <w:rPr>
        <w:rFonts w:hint="default" w:ascii="Wingdings" w:hAnsi="Wingdings"/>
        <w:color w:val="3B9C7B" w:themeColor="background2"/>
      </w:rPr>
    </w:lvl>
    <w:lvl w:ilvl="7">
      <w:start w:val="1"/>
      <w:numFmt w:val="bullet"/>
      <w:lvlText w:val="§"/>
      <w:lvlJc w:val="left"/>
      <w:pPr>
        <w:ind w:left="5316" w:hanging="360"/>
      </w:pPr>
      <w:rPr>
        <w:rFonts w:hint="default" w:ascii="Wingdings" w:hAnsi="Wingdings" w:cs="Courier New"/>
        <w:color w:val="3B9C7B" w:themeColor="background2"/>
      </w:rPr>
    </w:lvl>
    <w:lvl w:ilvl="8">
      <w:start w:val="1"/>
      <w:numFmt w:val="bullet"/>
      <w:lvlText w:val="§"/>
      <w:lvlJc w:val="left"/>
      <w:pPr>
        <w:ind w:left="6024" w:hanging="360"/>
      </w:pPr>
      <w:rPr>
        <w:rFonts w:hint="default" w:ascii="Wingdings" w:hAnsi="Wingdings"/>
        <w:color w:val="3B9C7B" w:themeColor="background2"/>
      </w:rPr>
    </w:lvl>
  </w:abstractNum>
  <w:abstractNum w:abstractNumId="8" w15:restartNumberingAfterBreak="0">
    <w:nsid w:val="332B3330"/>
    <w:multiLevelType w:val="multilevel"/>
    <w:tmpl w:val="0413001F"/>
    <w:styleLink w:val="NumberlistGOAP"/>
    <w:lvl w:ilvl="0">
      <w:start w:val="1"/>
      <w:numFmt w:val="decimal"/>
      <w:lvlText w:val="%1."/>
      <w:lvlJc w:val="left"/>
      <w:pPr>
        <w:ind w:left="324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367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410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5112" w:hanging="792"/>
      </w:pPr>
      <w:rPr>
        <w:color w:val="3B9C7B" w:themeColor="background2"/>
      </w:rPr>
    </w:lvl>
    <w:lvl w:ilvl="5">
      <w:start w:val="1"/>
      <w:numFmt w:val="decimal"/>
      <w:lvlText w:val="%1.%2.%3.%4.%5.%6."/>
      <w:lvlJc w:val="left"/>
      <w:pPr>
        <w:ind w:left="5616" w:hanging="936"/>
      </w:pPr>
      <w:rPr>
        <w:color w:val="3B9C7B" w:themeColor="background2"/>
      </w:rPr>
    </w:lvl>
    <w:lvl w:ilvl="6">
      <w:start w:val="1"/>
      <w:numFmt w:val="decimal"/>
      <w:lvlText w:val="%1.%2.%3.%4.%5.%6.%7."/>
      <w:lvlJc w:val="left"/>
      <w:pPr>
        <w:ind w:left="6120" w:hanging="1080"/>
      </w:pPr>
      <w:rPr>
        <w:color w:val="3B9C7B" w:themeColor="background2"/>
      </w:rPr>
    </w:lvl>
    <w:lvl w:ilvl="7">
      <w:start w:val="1"/>
      <w:numFmt w:val="decimal"/>
      <w:lvlText w:val="%1.%2.%3.%4.%5.%6.%7.%8."/>
      <w:lvlJc w:val="left"/>
      <w:pPr>
        <w:ind w:left="6624" w:hanging="1224"/>
      </w:pPr>
      <w:rPr>
        <w:color w:val="3B9C7B" w:themeColor="background2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color w:val="3B9C7B" w:themeColor="background2"/>
      </w:rPr>
    </w:lvl>
  </w:abstractNum>
  <w:abstractNum w:abstractNumId="9" w15:restartNumberingAfterBreak="0">
    <w:nsid w:val="359C6FC7"/>
    <w:multiLevelType w:val="multilevel"/>
    <w:tmpl w:val="04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8512D7F"/>
    <w:multiLevelType w:val="multilevel"/>
    <w:tmpl w:val="5CFA67D2"/>
    <w:styleLink w:val="Huidigelijst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E40A8B"/>
    <w:multiLevelType w:val="multilevel"/>
    <w:tmpl w:val="0413001F"/>
    <w:styleLink w:val="111111"/>
    <w:lvl w:ilvl="0">
      <w:start w:val="1"/>
      <w:numFmt w:val="decimal"/>
      <w:pStyle w:val="ListParagraph"/>
      <w:lvlText w:val="%1.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0251F42"/>
    <w:multiLevelType w:val="multilevel"/>
    <w:tmpl w:val="0413001F"/>
    <w:numStyleLink w:val="111111"/>
  </w:abstractNum>
  <w:abstractNum w:abstractNumId="13" w15:restartNumberingAfterBreak="0">
    <w:nsid w:val="43CE7804"/>
    <w:multiLevelType w:val="multilevel"/>
    <w:tmpl w:val="0BD0ABC6"/>
    <w:styleLink w:val="Stijl2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color w:val="3B9C7B" w:themeColor="background2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  <w:color w:val="3B9C7B" w:themeColor="background2"/>
      </w:rPr>
    </w:lvl>
    <w:lvl w:ilvl="2">
      <w:start w:val="1"/>
      <w:numFmt w:val="decimal"/>
      <w:lvlText w:val="%1.%2.%3."/>
      <w:lvlJc w:val="left"/>
      <w:pPr>
        <w:ind w:left="2098" w:hanging="658"/>
      </w:pPr>
      <w:rPr>
        <w:rFonts w:hint="default"/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  <w:color w:val="3B9C7B" w:themeColor="background2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  <w:color w:val="3B9C7B" w:themeColor="background2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  <w:color w:val="3B9C7B" w:themeColor="background2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  <w:color w:val="3B9C7B" w:themeColor="background2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  <w:color w:val="3B9C7B" w:themeColor="background2"/>
      </w:rPr>
    </w:lvl>
  </w:abstractNum>
  <w:abstractNum w:abstractNumId="14" w15:restartNumberingAfterBreak="0">
    <w:nsid w:val="5E1E60D9"/>
    <w:multiLevelType w:val="hybridMultilevel"/>
    <w:tmpl w:val="5E28A9CA"/>
    <w:lvl w:ilvl="0" w:tplc="CC765024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3B9C7B" w:themeColor="background2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28AB645"/>
    <w:multiLevelType w:val="hybridMultilevel"/>
    <w:tmpl w:val="81E84730"/>
    <w:lvl w:ilvl="0" w:tplc="8C96D8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8EF0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2E69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B278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0A36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08C8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D0D2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1442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DC3A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68D6CFF"/>
    <w:multiLevelType w:val="hybridMultilevel"/>
    <w:tmpl w:val="8F0666A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8B24124"/>
    <w:multiLevelType w:val="multilevel"/>
    <w:tmpl w:val="91865D38"/>
    <w:styleLink w:val="ArticleSection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8" w15:restartNumberingAfterBreak="0">
    <w:nsid w:val="733C1014"/>
    <w:multiLevelType w:val="hybridMultilevel"/>
    <w:tmpl w:val="16F04D08"/>
    <w:lvl w:ilvl="0" w:tplc="CC765024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3B9C7B" w:themeColor="background2"/>
        <w:u w:val="none"/>
      </w:rPr>
    </w:lvl>
    <w:lvl w:ilvl="1" w:tplc="CC765024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color w:val="3B9C7B" w:themeColor="background2"/>
        <w:u w:val="non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19"/>
  </w:num>
  <w:num w:numId="1" w16cid:durableId="1520507929">
    <w:abstractNumId w:val="10"/>
  </w:num>
  <w:num w:numId="2" w16cid:durableId="1605847196">
    <w:abstractNumId w:val="7"/>
  </w:num>
  <w:num w:numId="3" w16cid:durableId="75060494">
    <w:abstractNumId w:val="11"/>
  </w:num>
  <w:num w:numId="4" w16cid:durableId="1810591622">
    <w:abstractNumId w:val="9"/>
  </w:num>
  <w:num w:numId="5" w16cid:durableId="277030905">
    <w:abstractNumId w:val="17"/>
  </w:num>
  <w:num w:numId="6" w16cid:durableId="1032849480">
    <w:abstractNumId w:val="8"/>
  </w:num>
  <w:num w:numId="7" w16cid:durableId="1365402607">
    <w:abstractNumId w:val="4"/>
  </w:num>
  <w:num w:numId="8" w16cid:durableId="933323680">
    <w:abstractNumId w:val="13"/>
  </w:num>
  <w:num w:numId="9" w16cid:durableId="1933926372">
    <w:abstractNumId w:val="12"/>
  </w:num>
  <w:num w:numId="10" w16cid:durableId="84376146">
    <w:abstractNumId w:val="0"/>
  </w:num>
  <w:num w:numId="11" w16cid:durableId="141628094">
    <w:abstractNumId w:val="6"/>
  </w:num>
  <w:num w:numId="12" w16cid:durableId="869881249">
    <w:abstractNumId w:val="14"/>
  </w:num>
  <w:num w:numId="13" w16cid:durableId="1196500790">
    <w:abstractNumId w:val="2"/>
  </w:num>
  <w:num w:numId="14" w16cid:durableId="1451315785">
    <w:abstractNumId w:val="12"/>
  </w:num>
  <w:num w:numId="15" w16cid:durableId="1005018488">
    <w:abstractNumId w:val="1"/>
  </w:num>
  <w:num w:numId="16" w16cid:durableId="574053809">
    <w:abstractNumId w:val="5"/>
  </w:num>
  <w:num w:numId="17" w16cid:durableId="487747660">
    <w:abstractNumId w:val="15"/>
  </w:num>
  <w:num w:numId="18" w16cid:durableId="305624491">
    <w:abstractNumId w:val="12"/>
  </w:num>
  <w:num w:numId="19" w16cid:durableId="838158275">
    <w:abstractNumId w:val="12"/>
  </w:num>
  <w:num w:numId="20" w16cid:durableId="1498184230">
    <w:abstractNumId w:val="16"/>
  </w:num>
  <w:num w:numId="21" w16cid:durableId="449476804">
    <w:abstractNumId w:val="3"/>
  </w:num>
  <w:num w:numId="22" w16cid:durableId="1390302026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dirty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C9"/>
    <w:rsid w:val="00000000"/>
    <w:rsid w:val="000124DC"/>
    <w:rsid w:val="00031CFE"/>
    <w:rsid w:val="000464F2"/>
    <w:rsid w:val="000533E2"/>
    <w:rsid w:val="0006748D"/>
    <w:rsid w:val="00075D9C"/>
    <w:rsid w:val="00080709"/>
    <w:rsid w:val="0008109E"/>
    <w:rsid w:val="00083608"/>
    <w:rsid w:val="00097B4E"/>
    <w:rsid w:val="000A4805"/>
    <w:rsid w:val="000A5DF1"/>
    <w:rsid w:val="000D7D5A"/>
    <w:rsid w:val="000E7689"/>
    <w:rsid w:val="000F2B8F"/>
    <w:rsid w:val="000F4BCC"/>
    <w:rsid w:val="00102F32"/>
    <w:rsid w:val="00111BE2"/>
    <w:rsid w:val="00135400"/>
    <w:rsid w:val="0014076B"/>
    <w:rsid w:val="001420C6"/>
    <w:rsid w:val="00146EE2"/>
    <w:rsid w:val="00157BAD"/>
    <w:rsid w:val="0016735C"/>
    <w:rsid w:val="001713EB"/>
    <w:rsid w:val="00174E5E"/>
    <w:rsid w:val="00176D08"/>
    <w:rsid w:val="001853CB"/>
    <w:rsid w:val="001A6BE3"/>
    <w:rsid w:val="001B5EAB"/>
    <w:rsid w:val="001D1505"/>
    <w:rsid w:val="001D6261"/>
    <w:rsid w:val="002017F7"/>
    <w:rsid w:val="00201B77"/>
    <w:rsid w:val="00207757"/>
    <w:rsid w:val="0021295D"/>
    <w:rsid w:val="0022011A"/>
    <w:rsid w:val="002212A7"/>
    <w:rsid w:val="0022361F"/>
    <w:rsid w:val="00224D9C"/>
    <w:rsid w:val="00232E93"/>
    <w:rsid w:val="0024347C"/>
    <w:rsid w:val="00270BE7"/>
    <w:rsid w:val="002879FB"/>
    <w:rsid w:val="00296F8E"/>
    <w:rsid w:val="002A6F45"/>
    <w:rsid w:val="002B2AD8"/>
    <w:rsid w:val="002D7AF9"/>
    <w:rsid w:val="002E4BB6"/>
    <w:rsid w:val="002E642E"/>
    <w:rsid w:val="002F023F"/>
    <w:rsid w:val="002F2DAF"/>
    <w:rsid w:val="00341827"/>
    <w:rsid w:val="0035039A"/>
    <w:rsid w:val="003579F2"/>
    <w:rsid w:val="003607A0"/>
    <w:rsid w:val="00371165"/>
    <w:rsid w:val="003732E8"/>
    <w:rsid w:val="00382522"/>
    <w:rsid w:val="00383A38"/>
    <w:rsid w:val="003A32FF"/>
    <w:rsid w:val="003A3D94"/>
    <w:rsid w:val="003C7652"/>
    <w:rsid w:val="003D37A3"/>
    <w:rsid w:val="003D773E"/>
    <w:rsid w:val="004169FC"/>
    <w:rsid w:val="004175E2"/>
    <w:rsid w:val="00421EED"/>
    <w:rsid w:val="00426E0E"/>
    <w:rsid w:val="004355A0"/>
    <w:rsid w:val="00440AD8"/>
    <w:rsid w:val="00442137"/>
    <w:rsid w:val="00444CEF"/>
    <w:rsid w:val="00460F67"/>
    <w:rsid w:val="00466DF2"/>
    <w:rsid w:val="004719FB"/>
    <w:rsid w:val="0047627E"/>
    <w:rsid w:val="00481EF9"/>
    <w:rsid w:val="00491B30"/>
    <w:rsid w:val="004933DF"/>
    <w:rsid w:val="004942C8"/>
    <w:rsid w:val="004B235B"/>
    <w:rsid w:val="004B61E5"/>
    <w:rsid w:val="004D5536"/>
    <w:rsid w:val="00500F4B"/>
    <w:rsid w:val="00522564"/>
    <w:rsid w:val="00522BE6"/>
    <w:rsid w:val="00524BF5"/>
    <w:rsid w:val="00550A95"/>
    <w:rsid w:val="00556A27"/>
    <w:rsid w:val="00563B35"/>
    <w:rsid w:val="00590977"/>
    <w:rsid w:val="005934CF"/>
    <w:rsid w:val="0059AE8A"/>
    <w:rsid w:val="005A2D30"/>
    <w:rsid w:val="005A2DB2"/>
    <w:rsid w:val="005F5969"/>
    <w:rsid w:val="00602BAF"/>
    <w:rsid w:val="0060489F"/>
    <w:rsid w:val="00622A11"/>
    <w:rsid w:val="00625B76"/>
    <w:rsid w:val="0063262D"/>
    <w:rsid w:val="00673F6C"/>
    <w:rsid w:val="00674F80"/>
    <w:rsid w:val="00681CCC"/>
    <w:rsid w:val="00681D6D"/>
    <w:rsid w:val="00685468"/>
    <w:rsid w:val="006940B0"/>
    <w:rsid w:val="006E3B61"/>
    <w:rsid w:val="00712734"/>
    <w:rsid w:val="00735C2D"/>
    <w:rsid w:val="00741406"/>
    <w:rsid w:val="00743B41"/>
    <w:rsid w:val="00753558"/>
    <w:rsid w:val="00755F56"/>
    <w:rsid w:val="00782E0A"/>
    <w:rsid w:val="00790573"/>
    <w:rsid w:val="007B3171"/>
    <w:rsid w:val="007C651C"/>
    <w:rsid w:val="007D282C"/>
    <w:rsid w:val="007F79EB"/>
    <w:rsid w:val="008070DD"/>
    <w:rsid w:val="008113D1"/>
    <w:rsid w:val="008415C9"/>
    <w:rsid w:val="00842366"/>
    <w:rsid w:val="00844EB3"/>
    <w:rsid w:val="0085612A"/>
    <w:rsid w:val="00857A06"/>
    <w:rsid w:val="008647DC"/>
    <w:rsid w:val="00870084"/>
    <w:rsid w:val="0089328D"/>
    <w:rsid w:val="008A75F1"/>
    <w:rsid w:val="008B2B5B"/>
    <w:rsid w:val="008C1D43"/>
    <w:rsid w:val="008D1401"/>
    <w:rsid w:val="008D14E9"/>
    <w:rsid w:val="008F1849"/>
    <w:rsid w:val="00933BC0"/>
    <w:rsid w:val="009558D5"/>
    <w:rsid w:val="00963EE8"/>
    <w:rsid w:val="009642DD"/>
    <w:rsid w:val="00971D5E"/>
    <w:rsid w:val="00974982"/>
    <w:rsid w:val="009768BC"/>
    <w:rsid w:val="009835AA"/>
    <w:rsid w:val="009946C6"/>
    <w:rsid w:val="009A7256"/>
    <w:rsid w:val="009B0BC9"/>
    <w:rsid w:val="009E072C"/>
    <w:rsid w:val="009E3A49"/>
    <w:rsid w:val="009F7A4D"/>
    <w:rsid w:val="00A50AD9"/>
    <w:rsid w:val="00A6578D"/>
    <w:rsid w:val="00A66B4B"/>
    <w:rsid w:val="00A85AD2"/>
    <w:rsid w:val="00A95544"/>
    <w:rsid w:val="00AA0FF3"/>
    <w:rsid w:val="00AA409C"/>
    <w:rsid w:val="00AA50E7"/>
    <w:rsid w:val="00AA7481"/>
    <w:rsid w:val="00AA79E7"/>
    <w:rsid w:val="00AD1C59"/>
    <w:rsid w:val="00AF213D"/>
    <w:rsid w:val="00B10657"/>
    <w:rsid w:val="00B5071C"/>
    <w:rsid w:val="00B65001"/>
    <w:rsid w:val="00B65347"/>
    <w:rsid w:val="00B67827"/>
    <w:rsid w:val="00B75436"/>
    <w:rsid w:val="00B76404"/>
    <w:rsid w:val="00BA437F"/>
    <w:rsid w:val="00BB6B30"/>
    <w:rsid w:val="00BC2614"/>
    <w:rsid w:val="00BE07B8"/>
    <w:rsid w:val="00C02123"/>
    <w:rsid w:val="00C3600F"/>
    <w:rsid w:val="00C365E3"/>
    <w:rsid w:val="00C37E86"/>
    <w:rsid w:val="00C45A6D"/>
    <w:rsid w:val="00C45C10"/>
    <w:rsid w:val="00C45F54"/>
    <w:rsid w:val="00C7153C"/>
    <w:rsid w:val="00C87DF8"/>
    <w:rsid w:val="00C9006F"/>
    <w:rsid w:val="00CB0B51"/>
    <w:rsid w:val="00CB1821"/>
    <w:rsid w:val="00CB232B"/>
    <w:rsid w:val="00CB3BB7"/>
    <w:rsid w:val="00D0656C"/>
    <w:rsid w:val="00D54708"/>
    <w:rsid w:val="00D561A6"/>
    <w:rsid w:val="00D57F12"/>
    <w:rsid w:val="00D6705A"/>
    <w:rsid w:val="00D76E33"/>
    <w:rsid w:val="00D936EE"/>
    <w:rsid w:val="00D964FD"/>
    <w:rsid w:val="00DB6314"/>
    <w:rsid w:val="00DF7BA8"/>
    <w:rsid w:val="00E16694"/>
    <w:rsid w:val="00E22775"/>
    <w:rsid w:val="00E2339D"/>
    <w:rsid w:val="00E555AB"/>
    <w:rsid w:val="00E62F49"/>
    <w:rsid w:val="00E907C1"/>
    <w:rsid w:val="00EA4650"/>
    <w:rsid w:val="00EC206F"/>
    <w:rsid w:val="00EE040C"/>
    <w:rsid w:val="00EE1902"/>
    <w:rsid w:val="00F10291"/>
    <w:rsid w:val="00F16D85"/>
    <w:rsid w:val="00F65FC8"/>
    <w:rsid w:val="00F67B0C"/>
    <w:rsid w:val="00F8030F"/>
    <w:rsid w:val="00F838BA"/>
    <w:rsid w:val="00F848E7"/>
    <w:rsid w:val="00F87D14"/>
    <w:rsid w:val="00F94338"/>
    <w:rsid w:val="00FA0164"/>
    <w:rsid w:val="00FC018F"/>
    <w:rsid w:val="00FD1CFB"/>
    <w:rsid w:val="00FE6891"/>
    <w:rsid w:val="04A058C5"/>
    <w:rsid w:val="05A8BB6D"/>
    <w:rsid w:val="06C192CD"/>
    <w:rsid w:val="079F5FDA"/>
    <w:rsid w:val="08A7FE01"/>
    <w:rsid w:val="0C296370"/>
    <w:rsid w:val="0C4B8787"/>
    <w:rsid w:val="0C4E9385"/>
    <w:rsid w:val="0DB4750F"/>
    <w:rsid w:val="1027292B"/>
    <w:rsid w:val="122A5691"/>
    <w:rsid w:val="129A2627"/>
    <w:rsid w:val="139044C5"/>
    <w:rsid w:val="13E7B4D4"/>
    <w:rsid w:val="14BB1394"/>
    <w:rsid w:val="14E7529F"/>
    <w:rsid w:val="166B46A6"/>
    <w:rsid w:val="169AF3F2"/>
    <w:rsid w:val="16B30728"/>
    <w:rsid w:val="16BE2370"/>
    <w:rsid w:val="17D0A4F9"/>
    <w:rsid w:val="187E80A9"/>
    <w:rsid w:val="1A6CA22E"/>
    <w:rsid w:val="1ACC1F44"/>
    <w:rsid w:val="1CA55BFB"/>
    <w:rsid w:val="1CB84834"/>
    <w:rsid w:val="1D248ACA"/>
    <w:rsid w:val="1D2FE965"/>
    <w:rsid w:val="1DC05B6B"/>
    <w:rsid w:val="1EEACAC3"/>
    <w:rsid w:val="1FB228AA"/>
    <w:rsid w:val="1FF6D78F"/>
    <w:rsid w:val="20CA8ED5"/>
    <w:rsid w:val="2115C5BB"/>
    <w:rsid w:val="226CA570"/>
    <w:rsid w:val="241E484C"/>
    <w:rsid w:val="247BCEAF"/>
    <w:rsid w:val="24DB9B5D"/>
    <w:rsid w:val="2537A3F8"/>
    <w:rsid w:val="256D2A40"/>
    <w:rsid w:val="267A778D"/>
    <w:rsid w:val="26834696"/>
    <w:rsid w:val="27143C88"/>
    <w:rsid w:val="292C17EF"/>
    <w:rsid w:val="2A0C4020"/>
    <w:rsid w:val="2A8A890B"/>
    <w:rsid w:val="2F1CD2E5"/>
    <w:rsid w:val="2F9BB768"/>
    <w:rsid w:val="30AD3DFC"/>
    <w:rsid w:val="30C7FC64"/>
    <w:rsid w:val="3134B15B"/>
    <w:rsid w:val="34E9F6B0"/>
    <w:rsid w:val="351E2531"/>
    <w:rsid w:val="35CFEFD8"/>
    <w:rsid w:val="35E42F3D"/>
    <w:rsid w:val="37CA5EB4"/>
    <w:rsid w:val="38CF305E"/>
    <w:rsid w:val="3A96B238"/>
    <w:rsid w:val="3B9B01EB"/>
    <w:rsid w:val="3BFA59E7"/>
    <w:rsid w:val="3D5C28E5"/>
    <w:rsid w:val="3F4E4A1C"/>
    <w:rsid w:val="3F733C03"/>
    <w:rsid w:val="40334100"/>
    <w:rsid w:val="41801AA1"/>
    <w:rsid w:val="41E3338F"/>
    <w:rsid w:val="434293B1"/>
    <w:rsid w:val="4370D7ED"/>
    <w:rsid w:val="44E6F21D"/>
    <w:rsid w:val="44E73761"/>
    <w:rsid w:val="45D1177A"/>
    <w:rsid w:val="46D698DD"/>
    <w:rsid w:val="48B157F8"/>
    <w:rsid w:val="48DE4D6D"/>
    <w:rsid w:val="49FD59E6"/>
    <w:rsid w:val="4BF3E504"/>
    <w:rsid w:val="4C447186"/>
    <w:rsid w:val="4D1396E6"/>
    <w:rsid w:val="4EC9944C"/>
    <w:rsid w:val="50E730DF"/>
    <w:rsid w:val="520B595F"/>
    <w:rsid w:val="543354D5"/>
    <w:rsid w:val="54550879"/>
    <w:rsid w:val="551F9728"/>
    <w:rsid w:val="5657221A"/>
    <w:rsid w:val="588D0830"/>
    <w:rsid w:val="5BC01A81"/>
    <w:rsid w:val="5CE10D01"/>
    <w:rsid w:val="5FD66B89"/>
    <w:rsid w:val="62B22524"/>
    <w:rsid w:val="62FC10F0"/>
    <w:rsid w:val="65F98599"/>
    <w:rsid w:val="6A0EFBFC"/>
    <w:rsid w:val="6AA18C05"/>
    <w:rsid w:val="6B9354B9"/>
    <w:rsid w:val="6C7F970C"/>
    <w:rsid w:val="6F543FAA"/>
    <w:rsid w:val="6F9DA5D2"/>
    <w:rsid w:val="71387474"/>
    <w:rsid w:val="764BC3FA"/>
    <w:rsid w:val="7665A7B8"/>
    <w:rsid w:val="770FDBC3"/>
    <w:rsid w:val="785A959C"/>
    <w:rsid w:val="788C6DAD"/>
    <w:rsid w:val="78924745"/>
    <w:rsid w:val="78DED7FE"/>
    <w:rsid w:val="7A039279"/>
    <w:rsid w:val="7A2BEE93"/>
    <w:rsid w:val="7A37494C"/>
    <w:rsid w:val="7A4325BA"/>
    <w:rsid w:val="7A7617EA"/>
    <w:rsid w:val="7B1423FC"/>
    <w:rsid w:val="7B20C0D9"/>
    <w:rsid w:val="7B512538"/>
    <w:rsid w:val="7BCE947B"/>
    <w:rsid w:val="7D0075DF"/>
    <w:rsid w:val="7D00EDCB"/>
    <w:rsid w:val="7D6EEA0E"/>
    <w:rsid w:val="7EADAC50"/>
    <w:rsid w:val="7EB2E0C6"/>
    <w:rsid w:val="7F40871F"/>
    <w:rsid w:val="7F57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558FB"/>
  <w15:chartTrackingRefBased/>
  <w15:docId w15:val="{77D3A426-E0F8-485C-924F-31293BC58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Standard"/>
    <w:qFormat/>
    <w:rsid w:val="002E4BB6"/>
    <w:pPr>
      <w:spacing w:line="276" w:lineRule="auto"/>
    </w:pPr>
    <w:rPr>
      <w:color w:val="30302F" w:themeColor="accent6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B3BB7"/>
    <w:pPr>
      <w:keepNext/>
      <w:keepLines/>
      <w:spacing w:before="120" w:after="240"/>
      <w:outlineLvl w:val="0"/>
    </w:pPr>
    <w:rPr>
      <w:rFonts w:asciiTheme="majorHAnsi" w:hAnsiTheme="majorHAnsi" w:eastAsiaTheme="majorEastAsia" w:cstheme="majorBidi"/>
      <w:color w:val="0A5455" w:themeColor="text1"/>
      <w:sz w:val="40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26E0E"/>
    <w:pPr>
      <w:keepNext/>
      <w:keepLines/>
      <w:spacing w:before="120" w:after="120" w:line="240" w:lineRule="auto"/>
      <w:outlineLvl w:val="1"/>
    </w:pPr>
    <w:rPr>
      <w:rFonts w:asciiTheme="majorHAnsi" w:hAnsiTheme="majorHAnsi" w:eastAsiaTheme="majorEastAsia" w:cstheme="majorBidi"/>
      <w:color w:val="0A5455" w:themeColor="text1"/>
      <w:sz w:val="36"/>
      <w:szCs w:val="22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E3B61"/>
    <w:pPr>
      <w:keepNext/>
      <w:keepLines/>
      <w:spacing w:before="40" w:after="80"/>
      <w:outlineLvl w:val="2"/>
    </w:pPr>
    <w:rPr>
      <w:rFonts w:asciiTheme="majorHAnsi" w:hAnsiTheme="majorHAnsi" w:eastAsiaTheme="majorEastAsia" w:cstheme="majorBidi"/>
      <w:color w:val="0A5455" w:themeColor="text1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24D9C"/>
    <w:pPr>
      <w:keepNext/>
      <w:keepLines/>
      <w:spacing w:before="40" w:after="80"/>
      <w:outlineLvl w:val="3"/>
    </w:pPr>
    <w:rPr>
      <w:rFonts w:asciiTheme="majorHAnsi" w:hAnsiTheme="majorHAnsi" w:eastAsiaTheme="majorEastAsia" w:cstheme="majorBidi"/>
      <w:iCs/>
      <w:color w:val="0A5455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2E4BB6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hAnsiTheme="majorHAnsi" w:eastAsiaTheme="majorEastAsia" w:cstheme="majorBidi"/>
      <w:color w:val="75A7B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BB6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hAnsiTheme="majorHAnsi" w:eastAsiaTheme="majorEastAsia" w:cstheme="majorBidi"/>
      <w:color w:val="46747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BB6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46747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BB6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hAnsiTheme="majorHAnsi" w:eastAsiaTheme="majorEastAsia" w:cstheme="majorBidi"/>
      <w:color w:val="108B8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BB6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108B8D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B3BB7"/>
    <w:rPr>
      <w:rFonts w:asciiTheme="majorHAnsi" w:hAnsiTheme="majorHAnsi" w:eastAsiaTheme="majorEastAsia" w:cstheme="majorBidi"/>
      <w:color w:val="0A5455" w:themeColor="text1"/>
      <w:sz w:val="4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426E0E"/>
    <w:rPr>
      <w:rFonts w:asciiTheme="majorHAnsi" w:hAnsiTheme="majorHAnsi" w:eastAsiaTheme="majorEastAsia" w:cstheme="majorBidi"/>
      <w:color w:val="0A5455" w:themeColor="text1"/>
      <w:sz w:val="36"/>
      <w:szCs w:val="22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6E3B61"/>
    <w:rPr>
      <w:rFonts w:asciiTheme="majorHAnsi" w:hAnsiTheme="majorHAnsi" w:eastAsiaTheme="majorEastAsia" w:cstheme="majorBidi"/>
      <w:color w:val="0A5455" w:themeColor="text1"/>
      <w:sz w:val="28"/>
    </w:rPr>
  </w:style>
  <w:style w:type="paragraph" w:styleId="NoSpacing">
    <w:name w:val="No Spacing"/>
    <w:uiPriority w:val="1"/>
    <w:rsid w:val="002E4BB6"/>
  </w:style>
  <w:style w:type="character" w:styleId="Heading4Char" w:customStyle="1">
    <w:name w:val="Heading 4 Char"/>
    <w:basedOn w:val="DefaultParagraphFont"/>
    <w:link w:val="Heading4"/>
    <w:uiPriority w:val="9"/>
    <w:rsid w:val="00224D9C"/>
    <w:rPr>
      <w:rFonts w:asciiTheme="majorHAnsi" w:hAnsiTheme="majorHAnsi" w:eastAsiaTheme="majorEastAsia" w:cstheme="majorBidi"/>
      <w:iCs/>
      <w:color w:val="0A5455" w:themeColor="text1"/>
    </w:rPr>
  </w:style>
  <w:style w:type="paragraph" w:styleId="Subtitle">
    <w:name w:val="Subtitle"/>
    <w:aliases w:val="heading 5"/>
    <w:basedOn w:val="Normal"/>
    <w:next w:val="Normal"/>
    <w:link w:val="SubtitleChar"/>
    <w:autoRedefine/>
    <w:uiPriority w:val="11"/>
    <w:qFormat/>
    <w:rsid w:val="00224D9C"/>
    <w:pPr>
      <w:numPr>
        <w:ilvl w:val="1"/>
      </w:numPr>
      <w:spacing w:after="40" w:line="240" w:lineRule="auto"/>
    </w:pPr>
    <w:rPr>
      <w:rFonts w:cs="Times New Roman (Hoofdtekst CS)" w:eastAsiaTheme="minorEastAsia"/>
      <w:color w:val="3B9C7B" w:themeColor="background2"/>
      <w:sz w:val="22"/>
      <w:szCs w:val="22"/>
      <w:lang w:val="en-US"/>
    </w:rPr>
  </w:style>
  <w:style w:type="character" w:styleId="SubtitleChar" w:customStyle="1">
    <w:name w:val="Subtitle Char"/>
    <w:aliases w:val="heading 5 Char"/>
    <w:basedOn w:val="DefaultParagraphFont"/>
    <w:link w:val="Subtitle"/>
    <w:uiPriority w:val="11"/>
    <w:rsid w:val="00224D9C"/>
    <w:rPr>
      <w:rFonts w:cs="Times New Roman (Hoofdtekst CS)" w:eastAsiaTheme="minorEastAsia"/>
      <w:color w:val="3B9C7B" w:themeColor="background2"/>
      <w:sz w:val="22"/>
      <w:szCs w:val="22"/>
      <w:lang w:val="en-US"/>
    </w:rPr>
  </w:style>
  <w:style w:type="character" w:styleId="SubtleEmphasis">
    <w:name w:val="Subtle Emphasis"/>
    <w:aliases w:val="Quote"/>
    <w:basedOn w:val="DefaultParagraphFont"/>
    <w:uiPriority w:val="19"/>
    <w:qFormat/>
    <w:rsid w:val="002E4BB6"/>
    <w:rPr>
      <w:rFonts w:ascii="Arial" w:hAnsi="Arial"/>
      <w:b w:val="0"/>
      <w:i/>
      <w:iCs/>
      <w:color w:val="3B9C7B" w:themeColor="background2"/>
      <w:sz w:val="20"/>
    </w:rPr>
  </w:style>
  <w:style w:type="character" w:styleId="Emphasis">
    <w:name w:val="Emphasis"/>
    <w:aliases w:val="Italic"/>
    <w:uiPriority w:val="20"/>
    <w:qFormat/>
    <w:rsid w:val="002E4BB6"/>
    <w:rPr>
      <w:rFonts w:ascii="Arial" w:hAnsi="Arial" w:eastAsia="Times New Roman" w:cs="Open Sans"/>
      <w:b w:val="0"/>
      <w:i/>
      <w:iCs/>
      <w:color w:val="30302F" w:themeColor="accent6"/>
      <w:sz w:val="20"/>
      <w:szCs w:val="20"/>
      <w:shd w:val="clear" w:color="auto" w:fill="FFFFFF"/>
      <w:lang w:val="en-US" w:eastAsia="nl-NL"/>
    </w:rPr>
  </w:style>
  <w:style w:type="character" w:styleId="Strong">
    <w:name w:val="Strong"/>
    <w:aliases w:val="Bold"/>
    <w:uiPriority w:val="22"/>
    <w:qFormat/>
    <w:rsid w:val="002E4BB6"/>
    <w:rPr>
      <w:rFonts w:ascii="Arial" w:hAnsi="Arial" w:eastAsia="Times New Roman" w:cs="Open Sans"/>
      <w:b/>
      <w:bCs/>
      <w:i w:val="0"/>
      <w:color w:val="30302F" w:themeColor="accent6"/>
      <w:sz w:val="20"/>
      <w:szCs w:val="20"/>
      <w:shd w:val="clear" w:color="auto" w:fill="FFFFFF"/>
      <w:lang w:val="en-US" w:eastAsia="nl-NL"/>
    </w:rPr>
  </w:style>
  <w:style w:type="paragraph" w:styleId="ListParagraph">
    <w:name w:val="List Paragraph"/>
    <w:aliases w:val="list"/>
    <w:basedOn w:val="Normal"/>
    <w:uiPriority w:val="34"/>
    <w:qFormat/>
    <w:rsid w:val="002E4BB6"/>
    <w:pPr>
      <w:numPr>
        <w:numId w:val="9"/>
      </w:numPr>
      <w:contextualSpacing/>
    </w:pPr>
  </w:style>
  <w:style w:type="numbering" w:styleId="Huidigelijst1" w:customStyle="1">
    <w:name w:val="Huidige lijst1"/>
    <w:uiPriority w:val="99"/>
    <w:rsid w:val="002E4BB6"/>
    <w:pPr>
      <w:numPr>
        <w:numId w:val="1"/>
      </w:numPr>
    </w:pPr>
  </w:style>
  <w:style w:type="numbering" w:styleId="111111">
    <w:name w:val="Outline List 2"/>
    <w:basedOn w:val="NoList"/>
    <w:uiPriority w:val="99"/>
    <w:semiHidden/>
    <w:unhideWhenUsed/>
    <w:rsid w:val="002E4BB6"/>
    <w:pPr>
      <w:numPr>
        <w:numId w:val="3"/>
      </w:numPr>
    </w:pPr>
  </w:style>
  <w:style w:type="numbering" w:styleId="BulletstyleGOAP" w:customStyle="1">
    <w:name w:val="Bullet style GOAP"/>
    <w:uiPriority w:val="99"/>
    <w:rsid w:val="002E4BB6"/>
    <w:pPr>
      <w:numPr>
        <w:numId w:val="2"/>
      </w:numPr>
    </w:pPr>
  </w:style>
  <w:style w:type="numbering" w:styleId="1ai">
    <w:name w:val="Outline List 1"/>
    <w:basedOn w:val="NoList"/>
    <w:uiPriority w:val="99"/>
    <w:semiHidden/>
    <w:unhideWhenUsed/>
    <w:rsid w:val="002E4BB6"/>
    <w:pPr>
      <w:numPr>
        <w:numId w:val="4"/>
      </w:numPr>
    </w:pPr>
  </w:style>
  <w:style w:type="character" w:styleId="Heading5Char" w:customStyle="1">
    <w:name w:val="Heading 5 Char"/>
    <w:basedOn w:val="DefaultParagraphFont"/>
    <w:link w:val="Heading5"/>
    <w:uiPriority w:val="9"/>
    <w:semiHidden/>
    <w:rsid w:val="002E4BB6"/>
    <w:rPr>
      <w:rFonts w:asciiTheme="majorHAnsi" w:hAnsiTheme="majorHAnsi" w:eastAsiaTheme="majorEastAsia" w:cstheme="majorBidi"/>
      <w:color w:val="75A7B2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E4BB6"/>
    <w:rPr>
      <w:rFonts w:asciiTheme="majorHAnsi" w:hAnsiTheme="majorHAnsi" w:eastAsiaTheme="majorEastAsia" w:cstheme="majorBidi"/>
      <w:color w:val="46747E" w:themeColor="accent1" w:themeShade="7F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E4BB6"/>
    <w:rPr>
      <w:rFonts w:asciiTheme="majorHAnsi" w:hAnsiTheme="majorHAnsi" w:eastAsiaTheme="majorEastAsia" w:cstheme="majorBidi"/>
      <w:i/>
      <w:iCs/>
      <w:color w:val="46747E" w:themeColor="accent1" w:themeShade="7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E4BB6"/>
    <w:rPr>
      <w:rFonts w:asciiTheme="majorHAnsi" w:hAnsiTheme="majorHAnsi" w:eastAsiaTheme="majorEastAsia" w:cstheme="majorBidi"/>
      <w:color w:val="108B8D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E4BB6"/>
    <w:rPr>
      <w:rFonts w:asciiTheme="majorHAnsi" w:hAnsiTheme="majorHAnsi" w:eastAsiaTheme="majorEastAsia" w:cstheme="majorBidi"/>
      <w:i/>
      <w:iCs/>
      <w:color w:val="108B8D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2E4BB6"/>
    <w:pPr>
      <w:numPr>
        <w:numId w:val="5"/>
      </w:numPr>
    </w:pPr>
  </w:style>
  <w:style w:type="numbering" w:styleId="NumberlistGOAP" w:customStyle="1">
    <w:name w:val="Number list GOAP"/>
    <w:uiPriority w:val="99"/>
    <w:rsid w:val="002E4BB6"/>
    <w:pPr>
      <w:numPr>
        <w:numId w:val="6"/>
      </w:numPr>
    </w:pPr>
  </w:style>
  <w:style w:type="numbering" w:styleId="Stijl1" w:customStyle="1">
    <w:name w:val="Stijl1"/>
    <w:uiPriority w:val="99"/>
    <w:rsid w:val="002E4BB6"/>
    <w:pPr>
      <w:numPr>
        <w:numId w:val="7"/>
      </w:numPr>
    </w:pPr>
  </w:style>
  <w:style w:type="numbering" w:styleId="Stijl2" w:customStyle="1">
    <w:name w:val="Stijl2"/>
    <w:uiPriority w:val="99"/>
    <w:rsid w:val="004169FC"/>
    <w:pPr>
      <w:numPr>
        <w:numId w:val="8"/>
      </w:numPr>
    </w:pPr>
  </w:style>
  <w:style w:type="table" w:styleId="TableGrid">
    <w:name w:val="Table Grid"/>
    <w:basedOn w:val="TableNormal"/>
    <w:uiPriority w:val="39"/>
    <w:rsid w:val="00D0656C"/>
    <w:rPr>
      <w:sz w:val="20"/>
    </w:rPr>
    <w:tblPr>
      <w:tblBorders>
        <w:insideH w:val="single" w:color="B5D0D6" w:themeColor="accent1" w:sz="6" w:space="0"/>
        <w:insideV w:val="single" w:color="B5D0D6" w:themeColor="accent1" w:sz="6" w:space="0"/>
      </w:tblBorders>
    </w:tblPr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D6705A"/>
    <w:pPr>
      <w:tabs>
        <w:tab w:val="center" w:pos="4536"/>
        <w:tab w:val="right" w:pos="9072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6705A"/>
    <w:rPr>
      <w:color w:val="30302F" w:themeColor="accent6"/>
      <w:sz w:val="20"/>
    </w:rPr>
  </w:style>
  <w:style w:type="paragraph" w:styleId="Footer">
    <w:name w:val="footer"/>
    <w:aliases w:val="Footnote"/>
    <w:basedOn w:val="Normal"/>
    <w:link w:val="FooterChar"/>
    <w:uiPriority w:val="99"/>
    <w:unhideWhenUsed/>
    <w:rsid w:val="00E2339D"/>
    <w:pPr>
      <w:tabs>
        <w:tab w:val="center" w:pos="4536"/>
        <w:tab w:val="right" w:pos="9072"/>
      </w:tabs>
      <w:spacing w:line="240" w:lineRule="auto"/>
    </w:pPr>
    <w:rPr>
      <w:sz w:val="16"/>
    </w:rPr>
  </w:style>
  <w:style w:type="character" w:styleId="FooterChar" w:customStyle="1">
    <w:name w:val="Footer Char"/>
    <w:aliases w:val="Footnote Char"/>
    <w:basedOn w:val="DefaultParagraphFont"/>
    <w:link w:val="Footer"/>
    <w:uiPriority w:val="99"/>
    <w:rsid w:val="00E2339D"/>
    <w:rPr>
      <w:color w:val="30302F" w:themeColor="accent6"/>
      <w:sz w:val="16"/>
    </w:rPr>
  </w:style>
  <w:style w:type="character" w:styleId="PageNumber">
    <w:name w:val="page number"/>
    <w:basedOn w:val="DefaultParagraphFont"/>
    <w:uiPriority w:val="99"/>
    <w:semiHidden/>
    <w:unhideWhenUsed/>
    <w:rsid w:val="00D6705A"/>
  </w:style>
  <w:style w:type="table" w:styleId="GridTable5Dark-Accent3">
    <w:name w:val="Grid Table 5 Dark Accent 3"/>
    <w:basedOn w:val="TableNormal"/>
    <w:uiPriority w:val="50"/>
    <w:rsid w:val="00D065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BD7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A3F5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A3F5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A3F5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A3F58" w:themeFill="accent3"/>
      </w:tcPr>
    </w:tblStylePr>
    <w:tblStylePr w:type="band1Vert">
      <w:tblPr/>
      <w:tcPr>
        <w:shd w:val="clear" w:color="auto" w:fill="98B0CE" w:themeFill="accent3" w:themeFillTint="66"/>
      </w:tcPr>
    </w:tblStylePr>
    <w:tblStylePr w:type="band1Horz">
      <w:tblPr/>
      <w:tcPr>
        <w:shd w:val="clear" w:color="auto" w:fill="98B0CE" w:themeFill="accent3" w:themeFillTint="66"/>
      </w:tcPr>
    </w:tblStylePr>
  </w:style>
  <w:style w:type="table" w:styleId="TableGridLight">
    <w:name w:val="Grid Table Light"/>
    <w:basedOn w:val="TableNormal"/>
    <w:uiPriority w:val="40"/>
    <w:rsid w:val="00D0656C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D0656C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0656C"/>
    <w:tblPr>
      <w:tblStyleRowBandSize w:val="1"/>
      <w:tblStyleColBandSize w:val="1"/>
      <w:tblBorders>
        <w:top w:val="single" w:color="44E6E9" w:themeColor="text1" w:themeTint="80" w:sz="4" w:space="0"/>
        <w:bottom w:val="single" w:color="44E6E9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44E6E9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44E6E9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44E6E9" w:themeColor="text1" w:themeTint="80" w:sz="4" w:space="0"/>
          <w:right w:val="single" w:color="44E6E9" w:themeColor="text1" w:themeTint="80" w:sz="4" w:space="0"/>
        </w:tcBorders>
      </w:tcPr>
    </w:tblStylePr>
    <w:tblStylePr w:type="band2Vert">
      <w:tblPr/>
      <w:tcPr>
        <w:tcBorders>
          <w:left w:val="single" w:color="44E6E9" w:themeColor="text1" w:themeTint="80" w:sz="4" w:space="0"/>
          <w:right w:val="single" w:color="44E6E9" w:themeColor="text1" w:themeTint="80" w:sz="4" w:space="0"/>
        </w:tcBorders>
      </w:tcPr>
    </w:tblStylePr>
    <w:tblStylePr w:type="band1Horz">
      <w:tblPr/>
      <w:tcPr>
        <w:tcBorders>
          <w:top w:val="single" w:color="44E6E9" w:themeColor="text1" w:themeTint="80" w:sz="4" w:space="0"/>
          <w:bottom w:val="single" w:color="44E6E9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D0656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44E6E9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44E6E9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0656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0656C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E6E9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E6E9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E6E9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E6E9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D0656C"/>
    <w:tblPr>
      <w:tblStyleRowBandSize w:val="1"/>
      <w:tblStyleColBandSize w:val="1"/>
      <w:tblBorders>
        <w:top w:val="single" w:color="6AEBED" w:themeColor="text1" w:themeTint="66" w:sz="4" w:space="0"/>
        <w:left w:val="single" w:color="6AEBED" w:themeColor="text1" w:themeTint="66" w:sz="4" w:space="0"/>
        <w:bottom w:val="single" w:color="6AEBED" w:themeColor="text1" w:themeTint="66" w:sz="4" w:space="0"/>
        <w:right w:val="single" w:color="6AEBED" w:themeColor="text1" w:themeTint="66" w:sz="4" w:space="0"/>
        <w:insideH w:val="single" w:color="6AEBED" w:themeColor="text1" w:themeTint="66" w:sz="4" w:space="0"/>
        <w:insideV w:val="single" w:color="6AEBED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20E1E4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0E1E4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D0656C"/>
    <w:tblPr>
      <w:tblStyleRowBandSize w:val="1"/>
      <w:tblStyleColBandSize w:val="1"/>
      <w:tblBorders>
        <w:top w:val="single" w:color="C1DAE1" w:themeColor="accent2" w:themeTint="66" w:sz="4" w:space="0"/>
        <w:left w:val="single" w:color="C1DAE1" w:themeColor="accent2" w:themeTint="66" w:sz="4" w:space="0"/>
        <w:bottom w:val="single" w:color="C1DAE1" w:themeColor="accent2" w:themeTint="66" w:sz="4" w:space="0"/>
        <w:right w:val="single" w:color="C1DAE1" w:themeColor="accent2" w:themeTint="66" w:sz="4" w:space="0"/>
        <w:insideH w:val="single" w:color="C1DAE1" w:themeColor="accent2" w:themeTint="66" w:sz="4" w:space="0"/>
        <w:insideV w:val="single" w:color="C1DAE1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A3C7D2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3C7D2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urfulAccent1">
    <w:name w:val="Grid Table 7 Colorful Accent 1"/>
    <w:basedOn w:val="TableNormal"/>
    <w:uiPriority w:val="52"/>
    <w:rsid w:val="00D0656C"/>
    <w:rPr>
      <w:color w:val="75A7B2" w:themeColor="accent1" w:themeShade="BF"/>
    </w:rPr>
    <w:tblPr>
      <w:tblStyleRowBandSize w:val="1"/>
      <w:tblStyleColBandSize w:val="1"/>
      <w:tblBorders>
        <w:top w:val="single" w:color="D2E2E6" w:themeColor="accent1" w:themeTint="99" w:sz="4" w:space="0"/>
        <w:left w:val="single" w:color="D2E2E6" w:themeColor="accent1" w:themeTint="99" w:sz="4" w:space="0"/>
        <w:bottom w:val="single" w:color="D2E2E6" w:themeColor="accent1" w:themeTint="99" w:sz="4" w:space="0"/>
        <w:right w:val="single" w:color="D2E2E6" w:themeColor="accent1" w:themeTint="99" w:sz="4" w:space="0"/>
        <w:insideH w:val="single" w:color="D2E2E6" w:themeColor="accent1" w:themeTint="99" w:sz="4" w:space="0"/>
        <w:insideV w:val="single" w:color="D2E2E6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5F6" w:themeFill="accent1" w:themeFillTint="33"/>
      </w:tcPr>
    </w:tblStylePr>
    <w:tblStylePr w:type="band1Horz">
      <w:tblPr/>
      <w:tcPr>
        <w:shd w:val="clear" w:color="auto" w:fill="F0F5F6" w:themeFill="accent1" w:themeFillTint="33"/>
      </w:tcPr>
    </w:tblStylePr>
    <w:tblStylePr w:type="neCell">
      <w:tblPr/>
      <w:tcPr>
        <w:tcBorders>
          <w:bottom w:val="single" w:color="D2E2E6" w:themeColor="accent1" w:themeTint="99" w:sz="4" w:space="0"/>
        </w:tcBorders>
      </w:tcPr>
    </w:tblStylePr>
    <w:tblStylePr w:type="nwCell">
      <w:tblPr/>
      <w:tcPr>
        <w:tcBorders>
          <w:bottom w:val="single" w:color="D2E2E6" w:themeColor="accent1" w:themeTint="99" w:sz="4" w:space="0"/>
        </w:tcBorders>
      </w:tcPr>
    </w:tblStylePr>
    <w:tblStylePr w:type="seCell">
      <w:tblPr/>
      <w:tcPr>
        <w:tcBorders>
          <w:top w:val="single" w:color="D2E2E6" w:themeColor="accent1" w:themeTint="99" w:sz="4" w:space="0"/>
        </w:tcBorders>
      </w:tcPr>
    </w:tblStylePr>
    <w:tblStylePr w:type="swCell">
      <w:tblPr/>
      <w:tcPr>
        <w:tcBorders>
          <w:top w:val="single" w:color="D2E2E6" w:themeColor="accent1" w:themeTint="99" w:sz="4" w:space="0"/>
        </w:tcBorders>
      </w:tcPr>
    </w:tblStylePr>
  </w:style>
  <w:style w:type="table" w:styleId="GridTable5Dark-Accent1">
    <w:name w:val="Grid Table 5 Dark Accent 1"/>
    <w:basedOn w:val="TableNormal"/>
    <w:uiPriority w:val="50"/>
    <w:rsid w:val="00D065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5D0D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5D0D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5D0D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5D0D6" w:themeFill="accent1"/>
      </w:tcPr>
    </w:tblStylePr>
    <w:tblStylePr w:type="band1Vert">
      <w:tblPr/>
      <w:tcPr>
        <w:shd w:val="clear" w:color="auto" w:fill="E1ECEE" w:themeFill="accent1" w:themeFillTint="66"/>
      </w:tcPr>
    </w:tblStylePr>
    <w:tblStylePr w:type="band1Horz">
      <w:tblPr/>
      <w:tcPr>
        <w:shd w:val="clear" w:color="auto" w:fill="E1ECEE" w:themeFill="accent1" w:themeFillTint="66"/>
      </w:tcPr>
    </w:tblStylePr>
  </w:style>
  <w:style w:type="table" w:styleId="GOAP" w:customStyle="1">
    <w:name w:val="GOAP"/>
    <w:basedOn w:val="TableNormal"/>
    <w:uiPriority w:val="99"/>
    <w:rsid w:val="00D0656C"/>
    <w:tblPr/>
  </w:style>
  <w:style w:type="character" w:styleId="BookTitle">
    <w:name w:val="Book Title"/>
    <w:aliases w:val="caption"/>
    <w:uiPriority w:val="33"/>
    <w:qFormat/>
    <w:rsid w:val="00E2339D"/>
    <w:rPr>
      <w:i/>
      <w:color w:val="717171" w:themeColor="accent5"/>
      <w:sz w:val="16"/>
    </w:rPr>
  </w:style>
  <w:style w:type="paragraph" w:styleId="Figure" w:customStyle="1">
    <w:name w:val="Figure"/>
    <w:basedOn w:val="Normal"/>
    <w:autoRedefine/>
    <w:rsid w:val="00E2339D"/>
    <w:pPr>
      <w:spacing w:line="360" w:lineRule="auto"/>
    </w:pPr>
    <w:rPr>
      <w:i/>
      <w:iCs/>
      <w:color w:val="717171" w:themeColor="accent5"/>
      <w:sz w:val="16"/>
      <w:szCs w:val="16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24D9C"/>
    <w:pPr>
      <w:tabs>
        <w:tab w:val="right" w:leader="dot" w:pos="9062"/>
      </w:tabs>
      <w:ind w:left="400"/>
    </w:pPr>
    <w:rPr>
      <w:rFonts w:cstheme="minorHAnsi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4D9C"/>
    <w:pPr>
      <w:spacing w:before="240" w:after="120"/>
    </w:pPr>
    <w:rPr>
      <w:rFonts w:cstheme="minorHAnsi"/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24D9C"/>
    <w:pPr>
      <w:spacing w:before="120"/>
      <w:ind w:left="200"/>
    </w:pPr>
    <w:rPr>
      <w:rFonts w:cstheme="minorHAnsi"/>
      <w:i/>
      <w:iCs/>
      <w:szCs w:val="20"/>
    </w:rPr>
  </w:style>
  <w:style w:type="character" w:styleId="Hyperlink">
    <w:name w:val="Hyperlink"/>
    <w:basedOn w:val="DefaultParagraphFont"/>
    <w:uiPriority w:val="99"/>
    <w:unhideWhenUsed/>
    <w:rsid w:val="00224D9C"/>
    <w:rPr>
      <w:color w:val="5EB593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224D9C"/>
    <w:pPr>
      <w:ind w:left="600"/>
    </w:pPr>
    <w:rPr>
      <w:rFonts w:cstheme="minorHAnsi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224D9C"/>
    <w:pPr>
      <w:ind w:left="8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224D9C"/>
    <w:pPr>
      <w:ind w:left="10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224D9C"/>
    <w:pPr>
      <w:ind w:left="12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224D9C"/>
    <w:pPr>
      <w:ind w:left="14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224D9C"/>
    <w:pPr>
      <w:ind w:left="1600"/>
    </w:pPr>
    <w:rPr>
      <w:rFonts w:cstheme="minorHAnsi"/>
      <w:szCs w:val="20"/>
    </w:rPr>
  </w:style>
  <w:style w:type="paragraph" w:styleId="NormalWeb">
    <w:name w:val="Normal (Web)"/>
    <w:basedOn w:val="Normal"/>
    <w:uiPriority w:val="99"/>
    <w:semiHidden/>
    <w:unhideWhenUsed/>
    <w:rsid w:val="00224D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lang w:eastAsia="nl-NL"/>
    </w:rPr>
  </w:style>
  <w:style w:type="character" w:styleId="UnresolvedMention">
    <w:name w:val="Unresolved Mention"/>
    <w:basedOn w:val="DefaultParagraphFont"/>
    <w:uiPriority w:val="99"/>
    <w:semiHidden/>
    <w:unhideWhenUsed/>
    <w:rsid w:val="00224D9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53558"/>
    <w:pPr>
      <w:spacing w:after="200"/>
    </w:pPr>
    <w:rPr>
      <w:i/>
      <w:iCs/>
      <w:sz w:val="16"/>
      <w:szCs w:val="18"/>
    </w:rPr>
  </w:style>
  <w:style w:type="paragraph" w:styleId="FootnoteText">
    <w:name w:val="footnote text"/>
    <w:aliases w:val="Footnote text"/>
    <w:basedOn w:val="Normal"/>
    <w:link w:val="FootnoteTextChar"/>
    <w:uiPriority w:val="99"/>
    <w:unhideWhenUsed/>
    <w:rsid w:val="00753558"/>
    <w:pPr>
      <w:spacing w:line="240" w:lineRule="auto"/>
    </w:pPr>
    <w:rPr>
      <w:sz w:val="16"/>
      <w:szCs w:val="20"/>
    </w:rPr>
  </w:style>
  <w:style w:type="character" w:styleId="FootnoteTextChar" w:customStyle="1">
    <w:name w:val="Footnote Text Char"/>
    <w:aliases w:val="Footnote text Char"/>
    <w:basedOn w:val="DefaultParagraphFont"/>
    <w:link w:val="FootnoteText"/>
    <w:uiPriority w:val="99"/>
    <w:rsid w:val="00753558"/>
    <w:rPr>
      <w:color w:val="30302F" w:themeColor="accent6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4650"/>
    <w:rPr>
      <w:vertAlign w:val="superscript"/>
    </w:rPr>
  </w:style>
  <w:style w:type="paragraph" w:styleId="TableofFigures">
    <w:name w:val="table of figures"/>
    <w:aliases w:val="List with images"/>
    <w:basedOn w:val="Normal"/>
    <w:next w:val="Normal"/>
    <w:uiPriority w:val="99"/>
    <w:unhideWhenUsed/>
    <w:qFormat/>
    <w:rsid w:val="00550A95"/>
    <w:rPr>
      <w:rFonts w:cstheme="minorHAnsi"/>
      <w:bCs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F59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5969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F5969"/>
    <w:rPr>
      <w:color w:val="30302F" w:themeColor="accent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596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F5969"/>
    <w:rPr>
      <w:b/>
      <w:bCs/>
      <w:color w:val="30302F" w:themeColor="accent6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9006F"/>
    <w:rPr>
      <w:color w:val="5B4F72" w:themeColor="followedHyperlink"/>
      <w:u w:val="single"/>
    </w:rPr>
  </w:style>
  <w:style w:type="paragraph" w:styleId="paragraph" w:customStyle="1">
    <w:name w:val="paragraph"/>
    <w:basedOn w:val="Normal"/>
    <w:rsid w:val="0008109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lang w:val="en-GB" w:eastAsia="en-GB"/>
    </w:rPr>
  </w:style>
  <w:style w:type="character" w:styleId="normaltextrun" w:customStyle="1">
    <w:name w:val="normaltextrun"/>
    <w:basedOn w:val="DefaultParagraphFont"/>
    <w:rsid w:val="00522564"/>
  </w:style>
  <w:style w:type="character" w:styleId="eop" w:customStyle="1">
    <w:name w:val="eop"/>
    <w:basedOn w:val="DefaultParagraphFont"/>
    <w:rsid w:val="00522564"/>
  </w:style>
  <w:style w:type="paragraph" w:styleId="Revision">
    <w:name w:val="Revision"/>
    <w:hidden/>
    <w:uiPriority w:val="99"/>
    <w:semiHidden/>
    <w:rsid w:val="007B3171"/>
    <w:rPr>
      <w:color w:val="30302F" w:themeColor="accent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seea.un.org/" TargetMode="External" Id="rId13" /><Relationship Type="http://schemas.openxmlformats.org/officeDocument/2006/relationships/hyperlink" Target="https://unstats.un.org/unsd/envstats/fdes.cshtml" TargetMode="External" Id="rId18" /><Relationship Type="http://schemas.openxmlformats.org/officeDocument/2006/relationships/header" Target="header2.xml" Id="rId26" /><Relationship Type="http://schemas.openxmlformats.org/officeDocument/2006/relationships/customXml" Target="../customXml/item3.xml" Id="rId3" /><Relationship Type="http://schemas.openxmlformats.org/officeDocument/2006/relationships/hyperlink" Target="https://ec.europa.eu/environment/beyond_gdp/index_en.html" TargetMode="External" Id="rId21" /><Relationship Type="http://schemas.openxmlformats.org/officeDocument/2006/relationships/settings" Target="settings.xml" Id="rId7" /><Relationship Type="http://schemas.openxmlformats.org/officeDocument/2006/relationships/hyperlink" Target="https://unstats.un.org/unsd/nationalaccount/sna.asp" TargetMode="External" Id="rId12" /><Relationship Type="http://schemas.openxmlformats.org/officeDocument/2006/relationships/hyperlink" Target="https://seea.un.org/" TargetMode="External" Id="rId17" /><Relationship Type="http://schemas.openxmlformats.org/officeDocument/2006/relationships/footer" Target="footer2.xml" Id="rId25" /><Relationship Type="http://schemas.openxmlformats.org/officeDocument/2006/relationships/customXml" Target="../customXml/item2.xml" Id="rId2" /><Relationship Type="http://schemas.openxmlformats.org/officeDocument/2006/relationships/hyperlink" Target="https://unstats.un.org/unsd/nationalaccount/sna.asp" TargetMode="External" Id="rId16" /><Relationship Type="http://schemas.openxmlformats.org/officeDocument/2006/relationships/hyperlink" Target="https://ec.europa.eu/environment/beyond_gdp/index_en.html" TargetMode="External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24" /><Relationship Type="http://schemas.openxmlformats.org/officeDocument/2006/relationships/numbering" Target="numbering.xml" Id="rId5" /><Relationship Type="http://schemas.openxmlformats.org/officeDocument/2006/relationships/hyperlink" Target="https://unstats.un.org/unsd/dnss/gp/fundprinciples.aspx" TargetMode="External" Id="rId15" /><Relationship Type="http://schemas.openxmlformats.org/officeDocument/2006/relationships/header" Target="header1.xml" Id="rId23" /><Relationship Type="http://schemas.openxmlformats.org/officeDocument/2006/relationships/fontTable" Target="fontTable.xml" Id="rId28" /><Relationship Type="http://schemas.openxmlformats.org/officeDocument/2006/relationships/endnotes" Target="endnotes.xml" Id="rId10" /><Relationship Type="http://schemas.openxmlformats.org/officeDocument/2006/relationships/hyperlink" Target="https://unstats.un.org/unsd/dnss/gp/fundprinciples.aspx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unstats.un.org/unsd/envstats/fdes.cshtml" TargetMode="External" Id="rId14" /><Relationship Type="http://schemas.openxmlformats.org/officeDocument/2006/relationships/hyperlink" Target="http://www.oceanaccounts.org" TargetMode="External" Id="rId22" /><Relationship Type="http://schemas.openxmlformats.org/officeDocument/2006/relationships/footer" Target="footer3.xml" Id="rId27" /><Relationship Type="http://schemas.openxmlformats.org/officeDocument/2006/relationships/hyperlink" Target="https://ec.europa.eu/environment/beyond_gdp/index_en.html" TargetMode="External" Id="Rf910dc4e3f024d1c" /><Relationship Type="http://schemas.openxmlformats.org/officeDocument/2006/relationships/hyperlink" Target="https://www.linkedin.com/company/mmaf-id/posts/?feedView=all" TargetMode="External" Id="R70d9c23acaca4468" /><Relationship Type="http://schemas.openxmlformats.org/officeDocument/2006/relationships/hyperlink" Target="https://www.darwinfoundation.org/en/" TargetMode="External" Id="Re5ec2ade5a684294" 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inavanewijk/Library/Group%2520Containers/UBF8T346G9.Office/User%2520Content.localized/Templates.localized/GOAP%2520word%2520report.dotx" TargetMode="External"/></Relationships>
</file>

<file path=word/theme/theme1.xml><?xml version="1.0" encoding="utf-8"?>
<a:theme xmlns:a="http://schemas.openxmlformats.org/drawingml/2006/main" xmlns:thm15="http://schemas.microsoft.com/office/thememl/2012/main" name="GOAP-Word">
  <a:themeElements>
    <a:clrScheme name="GOAP FINAL">
      <a:dk1>
        <a:srgbClr val="0A5455"/>
      </a:dk1>
      <a:lt1>
        <a:srgbClr val="FFFFFF"/>
      </a:lt1>
      <a:dk2>
        <a:srgbClr val="19383B"/>
      </a:dk2>
      <a:lt2>
        <a:srgbClr val="3B9C7B"/>
      </a:lt2>
      <a:accent1>
        <a:srgbClr val="B5D0D6"/>
      </a:accent1>
      <a:accent2>
        <a:srgbClr val="66A3B5"/>
      </a:accent2>
      <a:accent3>
        <a:srgbClr val="2A3F58"/>
      </a:accent3>
      <a:accent4>
        <a:srgbClr val="F5F7F3"/>
      </a:accent4>
      <a:accent5>
        <a:srgbClr val="717171"/>
      </a:accent5>
      <a:accent6>
        <a:srgbClr val="30302F"/>
      </a:accent6>
      <a:hlink>
        <a:srgbClr val="5EB593"/>
      </a:hlink>
      <a:folHlink>
        <a:srgbClr val="5B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accent6">
            <a:lumMod val="10000"/>
            <a:lumOff val="90000"/>
          </a:schemeClr>
        </a:solidFill>
        <a:ln w="6350">
          <a:noFill/>
        </a:ln>
      </a:spPr>
      <a:bodyPr wrap="square" lIns="144000" tIns="108000" rIns="108000" bIns="108000" rtlCol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133914A86DDA4ABCCCFF07E8C0D63B" ma:contentTypeVersion="26" ma:contentTypeDescription="Create a new document." ma:contentTypeScope="" ma:versionID="9de3224dfe9d5b7b82fc77288406d375">
  <xsd:schema xmlns:xsd="http://www.w3.org/2001/XMLSchema" xmlns:xs="http://www.w3.org/2001/XMLSchema" xmlns:p="http://schemas.microsoft.com/office/2006/metadata/properties" xmlns:ns2="37289dc8-d0c9-47c1-9240-66a74fc3f87d" xmlns:ns3="953775bb-7f87-4052-b16f-b02ba07db91b" targetNamespace="http://schemas.microsoft.com/office/2006/metadata/properties" ma:root="true" ma:fieldsID="c8c7c162efcf355b45e8c0c91780aacd" ns2:_="" ns3:_="">
    <xsd:import namespace="37289dc8-d0c9-47c1-9240-66a74fc3f87d"/>
    <xsd:import namespace="953775bb-7f87-4052-b16f-b02ba07db91b"/>
    <xsd:element name="properties">
      <xsd:complexType>
        <xsd:sequence>
          <xsd:element name="documentManagement">
            <xsd:complexType>
              <xsd:all>
                <xsd:element ref="ns2:Partner" minOccurs="0"/>
                <xsd:element ref="ns2:DocumentType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Audience" minOccurs="0"/>
                <xsd:element ref="ns2:MediaServiceObjectDetectorVersions" minOccurs="0"/>
                <xsd:element ref="ns2:Comments" minOccurs="0"/>
                <xsd:element ref="ns2:Project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89dc8-d0c9-47c1-9240-66a74fc3f87d" elementFormDefault="qualified">
    <xsd:import namespace="http://schemas.microsoft.com/office/2006/documentManagement/types"/>
    <xsd:import namespace="http://schemas.microsoft.com/office/infopath/2007/PartnerControls"/>
    <xsd:element name="Partner" ma:index="2" nillable="true" ma:displayName="Partner" ma:default="SDR Hub Internal" ma:format="Dropdown" ma:internalName="Partner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UNESCO"/>
                        <xsd:enumeration value="SDR Hub Internal"/>
                        <xsd:enumeration value="Ocean Panel"/>
                        <xsd:enumeration value="PBSP"/>
                        <xsd:enumeration value="GOAP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DocumentType" ma:index="3" nillable="true" ma:displayName="Document Type" ma:format="Dropdown" ma:internalName="DocumentType">
      <xsd:simpleType>
        <xsd:restriction base="dms:Choice">
          <xsd:enumeration value="Concept Note"/>
          <xsd:enumeration value="Meeting Report"/>
          <xsd:enumeration value="Technical Note"/>
          <xsd:enumeration value="Technical Report"/>
          <xsd:enumeration value="Journal Article"/>
          <xsd:enumeration value="Briefing Paper"/>
          <xsd:enumeration value="Information sheet"/>
          <xsd:enumeration value="Event agenda"/>
          <xsd:enumeration value="Presentation"/>
          <xsd:enumeration value="Correspondence"/>
          <xsd:enumeration value="Internal Note"/>
          <xsd:enumeration value="Internal Proposal"/>
          <xsd:enumeration value="Blog post"/>
          <xsd:enumeration value="Visual Asset"/>
          <xsd:enumeration value="Codebase"/>
          <xsd:enumeration value="ML Training Data"/>
          <xsd:enumeration value="Knowledge"/>
          <xsd:enumeration value="Contract documentation"/>
          <xsd:enumeration value="External proposal"/>
          <xsd:enumeration value="Newsletter draft"/>
          <xsd:enumeration value="Comms Brief"/>
          <xsd:enumeration value="Invitation"/>
          <xsd:enumeration value="Invoice"/>
          <xsd:enumeration value="Budget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hidden="true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21" nillable="true" ma:displayName="Audience" ma:format="Dropdown" ma:hidden="true" ma:internalName="Audienc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BSP"/>
                        <xsd:enumeration value="GOAP"/>
                        <xsd:enumeration value="UNSW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Project" ma:index="26" nillable="true" ma:displayName="Project" ma:description="Use this column to specify a specific project, event or content theme" ma:format="Dropdown" ma:internalName="Project">
      <xsd:simpleType>
        <xsd:union memberTypes="dms:Text">
          <xsd:simpleType>
            <xsd:restriction base="dms:Choice">
              <xsd:enumeration value="Membership"/>
              <xsd:enumeration value="4th GD"/>
              <xsd:enumeration value="5th GD"/>
              <xsd:enumeration value="Communications"/>
              <xsd:enumeration value="SEEA Ocean WG"/>
              <xsd:enumeration value="Our Ocean 23"/>
              <xsd:enumeration value="Internal operations"/>
              <xsd:enumeration value="BPF"/>
              <xsd:enumeration value="BCAF"/>
              <xsd:enumeration value="Maldives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775bb-7f87-4052-b16f-b02ba07db9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14" nillable="true" ma:displayName="Taxonomy Catch All Column" ma:hidden="true" ma:list="{04a3f4cd-7e24-43e3-bee0-c075c828180e}" ma:internalName="TaxCatchAll" ma:readOnly="false" ma:showField="CatchAllData" ma:web="953775bb-7f87-4052-b16f-b02ba07db9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3775bb-7f87-4052-b16f-b02ba07db91b" xsi:nil="true"/>
    <lcf76f155ced4ddcb4097134ff3c332f xmlns="37289dc8-d0c9-47c1-9240-66a74fc3f87d">
      <Terms xmlns="http://schemas.microsoft.com/office/infopath/2007/PartnerControls"/>
    </lcf76f155ced4ddcb4097134ff3c332f>
    <Audience xmlns="37289dc8-d0c9-47c1-9240-66a74fc3f87d" xsi:nil="true"/>
    <Comments xmlns="37289dc8-d0c9-47c1-9240-66a74fc3f87d" xsi:nil="true"/>
    <Project xmlns="37289dc8-d0c9-47c1-9240-66a74fc3f87d" xsi:nil="true"/>
    <Partner xmlns="37289dc8-d0c9-47c1-9240-66a74fc3f87d" xsi:nil="true"/>
    <DocumentType xmlns="37289dc8-d0c9-47c1-9240-66a74fc3f87d" xsi:nil="true"/>
    <SharedWithUsers xmlns="953775bb-7f87-4052-b16f-b02ba07db91b">
      <UserInfo>
        <DisplayName/>
        <AccountId xsi:nil="true"/>
        <AccountType/>
      </UserInfo>
    </SharedWithUsers>
    <MediaLengthInSeconds xmlns="37289dc8-d0c9-47c1-9240-66a74fc3f87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xx</b:Tag>
    <b:SourceType>Book</b:SourceType>
    <b:Guid>{54D3F3D4-9ED3-3D4F-8F50-7DAEC383F624}</b:Guid>
    <b:Author>
      <b:Author>
        <b:NameList>
          <b:Person>
            <b:Last>xx</b:Last>
          </b:Person>
        </b:NameList>
      </b:Author>
    </b:Author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C9826D-73B2-4833-B80E-5E1B1095CED4}"/>
</file>

<file path=customXml/itemProps2.xml><?xml version="1.0" encoding="utf-8"?>
<ds:datastoreItem xmlns:ds="http://schemas.openxmlformats.org/officeDocument/2006/customXml" ds:itemID="{50B82A77-DEFD-4146-93B5-D891082691E6}">
  <ds:schemaRefs>
    <ds:schemaRef ds:uri="http://schemas.microsoft.com/office/2006/metadata/properties"/>
    <ds:schemaRef ds:uri="http://schemas.microsoft.com/office/infopath/2007/PartnerControls"/>
    <ds:schemaRef ds:uri="953775bb-7f87-4052-b16f-b02ba07db91b"/>
    <ds:schemaRef ds:uri="37289dc8-d0c9-47c1-9240-66a74fc3f87d"/>
  </ds:schemaRefs>
</ds:datastoreItem>
</file>

<file path=customXml/itemProps3.xml><?xml version="1.0" encoding="utf-8"?>
<ds:datastoreItem xmlns:ds="http://schemas.openxmlformats.org/officeDocument/2006/customXml" ds:itemID="{D969D5A5-9BC2-B54B-B8A3-AE70F12029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0EEC895-B43D-45D5-AF67-F2C46560A05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GOAP%20word%20report.dotx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Bella Charlesworth</cp:lastModifiedBy>
  <cp:revision>5</cp:revision>
  <dcterms:created xsi:type="dcterms:W3CDTF">2023-02-23T09:20:00Z</dcterms:created>
  <dcterms:modified xsi:type="dcterms:W3CDTF">2026-02-16T23:17:52Z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0x01010071133914A86DDA4ABCCCFF07E8C0D63B</vt:lpwstr>
  </property>
  <property fmtid="{D5CDD505-2E9C-101B-9397-08002B2CF9AE}" pid="3" name="MediaServiceImageTags">
    <vt:lpwstr/>
  </property>
  <property fmtid="{D5CDD505-2E9C-101B-9397-08002B2CF9AE}" pid="4" name="Order">
    <vt:r8>136800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