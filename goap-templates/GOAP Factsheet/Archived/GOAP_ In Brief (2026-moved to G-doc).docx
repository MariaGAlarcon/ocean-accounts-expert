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89BD" w14:textId="7FB6DC09" w:rsidR="1F4D74C6" w:rsidRDefault="1F4D74C6" w:rsidP="7A003B1F">
      <w:pPr>
        <w:pStyle w:val="Heading1"/>
      </w:pPr>
      <w:r>
        <w:t xml:space="preserve">Page moved to G-doc: </w:t>
      </w:r>
      <w:hyperlink r:id="rId11">
        <w:r w:rsidRPr="7A003B1F">
          <w:rPr>
            <w:rStyle w:val="Hyperlink"/>
          </w:rPr>
          <w:t>https://docs.google.com/document/d/1R7cR6DcP_O75v2pOHbhRLAXLPMb2Gm5C8lM0O_p8A3s/edit?usp=sharing</w:t>
        </w:r>
      </w:hyperlink>
      <w:r>
        <w:t xml:space="preserve"> </w:t>
      </w:r>
    </w:p>
    <w:p w14:paraId="781AE202" w14:textId="6F825529" w:rsidR="00442137" w:rsidRPr="00207757" w:rsidRDefault="008415C9" w:rsidP="00207757">
      <w:pPr>
        <w:pStyle w:val="Heading1"/>
      </w:pPr>
      <w:r w:rsidRPr="00426E0E">
        <w:t>G</w:t>
      </w:r>
      <w:r w:rsidR="00BB6B30" w:rsidRPr="00426E0E">
        <w:t>lo</w:t>
      </w:r>
      <w:r w:rsidR="000E7689" w:rsidRPr="00426E0E">
        <w:t>bal Ocean Accounts Partnership</w:t>
      </w:r>
    </w:p>
    <w:p w14:paraId="21D078FA" w14:textId="62E1A73A" w:rsidR="002B2AD8" w:rsidRPr="0021295D" w:rsidRDefault="62B22524" w:rsidP="7A7617EA">
      <w:pPr>
        <w:rPr>
          <w:shd w:val="clear" w:color="auto" w:fill="FFFFFF"/>
          <w:lang w:val="en-AU" w:eastAsia="nl-NL"/>
        </w:rPr>
      </w:pPr>
      <w:r w:rsidRPr="7A7617EA">
        <w:rPr>
          <w:shd w:val="clear" w:color="auto" w:fill="FFFFFF"/>
          <w:lang w:val="en-AU" w:eastAsia="nl-NL"/>
        </w:rPr>
        <w:t xml:space="preserve">The Global Ocean Accounts Partnership (GOAP) </w:t>
      </w:r>
      <w:r w:rsidR="7A039279" w:rsidRPr="7A7617EA">
        <w:rPr>
          <w:shd w:val="clear" w:color="auto" w:fill="FFFFFF"/>
          <w:lang w:val="en-AU" w:eastAsia="nl-NL"/>
        </w:rPr>
        <w:t xml:space="preserve">is </w:t>
      </w:r>
      <w:r w:rsidR="44E73761" w:rsidRPr="7A7617EA">
        <w:rPr>
          <w:shd w:val="clear" w:color="auto" w:fill="FFFFFF"/>
          <w:lang w:val="en-AU" w:eastAsia="nl-NL"/>
        </w:rPr>
        <w:t xml:space="preserve">a </w:t>
      </w:r>
      <w:r w:rsidR="7A039279" w:rsidRPr="7A7617EA">
        <w:rPr>
          <w:shd w:val="clear" w:color="auto" w:fill="FFFFFF"/>
          <w:lang w:val="en-AU" w:eastAsia="nl-NL"/>
        </w:rPr>
        <w:t xml:space="preserve">multistakeholder partnership established to enable countries and other stakeholders </w:t>
      </w:r>
      <w:ins w:id="0" w:author="Troy Beer" w:date="2026-02-17T12:37:00Z" w16du:dateUtc="2026-02-17T01:37:00Z">
        <w:r w:rsidR="00F4519D">
          <w:rPr>
            <w:shd w:val="clear" w:color="auto" w:fill="FFFFFF"/>
            <w:lang w:val="en-AU" w:eastAsia="nl-NL"/>
          </w:rPr>
          <w:t xml:space="preserve">to </w:t>
        </w:r>
      </w:ins>
      <w:del w:id="1" w:author="Troy Beer" w:date="2026-02-17T12:37:00Z" w16du:dateUtc="2026-02-17T01:37:00Z">
        <w:r w:rsidR="7A039279" w:rsidRPr="7A7617EA" w:rsidDel="00AE54EC">
          <w:rPr>
            <w:shd w:val="clear" w:color="auto" w:fill="FFFFFF"/>
            <w:lang w:val="en-AU" w:eastAsia="nl-NL"/>
          </w:rPr>
          <w:delText xml:space="preserve">to go </w:delText>
        </w:r>
        <w:r w:rsidDel="00AE54EC">
          <w:fldChar w:fldCharType="begin"/>
        </w:r>
        <w:r w:rsidDel="00AE54EC">
          <w:delInstrText>HYPERLINK "https://ec.europa.eu/environment/beyond_gdp/index_en.html"</w:delInstrText>
        </w:r>
        <w:r w:rsidDel="00AE54EC">
          <w:fldChar w:fldCharType="separate"/>
        </w:r>
      </w:del>
      <w:del w:id="2" w:author="Troy Beer" w:date="2026-02-17T01:09:00Z">
        <w:r w:rsidRPr="67F29F80" w:rsidDel="7A039279">
          <w:rPr>
            <w:rStyle w:val="Hyperlink"/>
            <w:color w:val="2F2F2F"/>
            <w:u w:val="none"/>
            <w:lang w:val="en-AU" w:eastAsia="nl-NL"/>
          </w:rPr>
          <w:delText>Beyond GDP</w:delText>
        </w:r>
      </w:del>
      <w:del w:id="3" w:author="Troy Beer" w:date="2026-02-17T12:37:00Z" w16du:dateUtc="2026-02-17T01:37:00Z">
        <w:r w:rsidDel="00AE54EC">
          <w:fldChar w:fldCharType="end"/>
        </w:r>
        <w:r w:rsidR="002879FB" w:rsidRPr="7A7617EA" w:rsidDel="00AE54EC">
          <w:rPr>
            <w:rStyle w:val="FootnoteReference"/>
            <w:lang w:val="en-AU" w:eastAsia="nl-NL"/>
          </w:rPr>
          <w:footnoteReference w:id="2"/>
        </w:r>
        <w:r w:rsidR="7A039279" w:rsidRPr="7A7617EA" w:rsidDel="00AE54EC">
          <w:rPr>
            <w:shd w:val="clear" w:color="auto" w:fill="FFFFFF"/>
            <w:lang w:val="en-AU" w:eastAsia="nl-NL"/>
          </w:rPr>
          <w:delText xml:space="preserve"> to </w:delText>
        </w:r>
      </w:del>
      <w:r w:rsidR="7A039279" w:rsidRPr="7A7617EA">
        <w:rPr>
          <w:shd w:val="clear" w:color="auto" w:fill="FFFFFF"/>
          <w:lang w:val="en-AU" w:eastAsia="nl-NL"/>
        </w:rPr>
        <w:t>measure and manage progress towards ocean sustainable development</w:t>
      </w:r>
      <w:r w:rsidR="7665A7B8" w:rsidRPr="7A7617EA">
        <w:rPr>
          <w:shd w:val="clear" w:color="auto" w:fill="FFFFFF"/>
          <w:lang w:val="en-AU" w:eastAsia="nl-NL"/>
        </w:rPr>
        <w:t xml:space="preserve"> and climate action</w:t>
      </w:r>
      <w:r w:rsidR="7A039279" w:rsidRPr="7A7617EA">
        <w:rPr>
          <w:shd w:val="clear" w:color="auto" w:fill="FFFFFF"/>
          <w:lang w:val="en-AU" w:eastAsia="nl-NL"/>
        </w:rPr>
        <w:t xml:space="preserve">. </w:t>
      </w:r>
    </w:p>
    <w:p w14:paraId="6EDBCC5C" w14:textId="77777777" w:rsidR="002B2AD8" w:rsidRPr="0021295D" w:rsidRDefault="002B2AD8">
      <w:pPr>
        <w:rPr>
          <w:szCs w:val="20"/>
          <w:shd w:val="clear" w:color="auto" w:fill="FFFFFF"/>
          <w:lang w:val="en-AU" w:eastAsia="nl-NL"/>
        </w:rPr>
      </w:pPr>
    </w:p>
    <w:p w14:paraId="2169C73A" w14:textId="04749A13" w:rsidR="08A7FE01" w:rsidRDefault="5BC01A81" w:rsidP="7A7617EA">
      <w:pPr>
        <w:rPr>
          <w:lang w:val="en-AU" w:eastAsia="nl-NL"/>
        </w:rPr>
      </w:pPr>
      <w:r w:rsidRPr="256D2A40">
        <w:rPr>
          <w:lang w:val="en-AU" w:eastAsia="nl-NL"/>
        </w:rPr>
        <w:t>GOAP</w:t>
      </w:r>
      <w:r w:rsidR="1FF6D78F" w:rsidRPr="256D2A40">
        <w:rPr>
          <w:lang w:val="en-AU" w:eastAsia="nl-NL"/>
        </w:rPr>
        <w:t xml:space="preserve"> is a global </w:t>
      </w:r>
      <w:r w:rsidR="00A463F1">
        <w:rPr>
          <w:lang w:val="en-AU" w:eastAsia="nl-NL"/>
        </w:rPr>
        <w:t>C</w:t>
      </w:r>
      <w:r w:rsidR="1FF6D78F" w:rsidRPr="256D2A40">
        <w:rPr>
          <w:lang w:val="en-AU" w:eastAsia="nl-NL"/>
        </w:rPr>
        <w:t xml:space="preserve">ommunity of </w:t>
      </w:r>
      <w:r w:rsidR="00A463F1">
        <w:rPr>
          <w:lang w:val="en-AU" w:eastAsia="nl-NL"/>
        </w:rPr>
        <w:t>P</w:t>
      </w:r>
      <w:r w:rsidR="1FF6D78F" w:rsidRPr="256D2A40">
        <w:rPr>
          <w:lang w:val="en-AU" w:eastAsia="nl-NL"/>
        </w:rPr>
        <w:t>ractice of</w:t>
      </w:r>
      <w:r w:rsidRPr="256D2A40">
        <w:rPr>
          <w:lang w:val="en-AU" w:eastAsia="nl-NL"/>
        </w:rPr>
        <w:t xml:space="preserve"> governments, international organisations and research institutions work</w:t>
      </w:r>
      <w:r w:rsidR="139044C5" w:rsidRPr="256D2A40">
        <w:rPr>
          <w:lang w:val="en-AU" w:eastAsia="nl-NL"/>
        </w:rPr>
        <w:t>ing together</w:t>
      </w:r>
      <w:r w:rsidRPr="256D2A40">
        <w:rPr>
          <w:lang w:val="en-AU" w:eastAsia="nl-NL"/>
        </w:rPr>
        <w:t xml:space="preserve"> to ensure the diverse environmental, economic and social values of the ocean are recognised in decision making.</w:t>
      </w:r>
    </w:p>
    <w:p w14:paraId="4BDB3477" w14:textId="77777777" w:rsidR="00684475" w:rsidRDefault="00684475" w:rsidP="7A7617EA">
      <w:pPr>
        <w:rPr>
          <w:lang w:val="en-AU" w:eastAsia="nl-NL"/>
        </w:rPr>
      </w:pPr>
    </w:p>
    <w:p w14:paraId="67F7AABB" w14:textId="77777777" w:rsidR="00684475" w:rsidRPr="0021295D" w:rsidRDefault="00684475" w:rsidP="00684475">
      <w:pPr>
        <w:rPr>
          <w:shd w:val="clear" w:color="auto" w:fill="FFFFFF"/>
          <w:lang w:val="en-AU" w:eastAsia="nl-NL"/>
        </w:rPr>
      </w:pPr>
      <w:r w:rsidRPr="67F29F80">
        <w:rPr>
          <w:rFonts w:ascii="Arial" w:eastAsia="Arial" w:hAnsi="Arial" w:cs="Arial"/>
          <w:lang w:val="en-AU"/>
        </w:rPr>
        <w:t xml:space="preserve">GOAP is co-chaired by the </w:t>
      </w:r>
      <w:hyperlink r:id="rId12">
        <w:r w:rsidRPr="67F29F80">
          <w:rPr>
            <w:rStyle w:val="Hyperlink"/>
            <w:rFonts w:ascii="Arial" w:eastAsia="Arial" w:hAnsi="Arial" w:cs="Arial"/>
            <w:lang w:val="en-AU"/>
          </w:rPr>
          <w:t>Ministry of Marine Affairs and Fisheries</w:t>
        </w:r>
      </w:hyperlink>
      <w:r w:rsidRPr="67F29F80">
        <w:rPr>
          <w:rFonts w:ascii="Arial" w:eastAsia="Arial" w:hAnsi="Arial" w:cs="Arial"/>
          <w:lang w:val="en-AU"/>
        </w:rPr>
        <w:t xml:space="preserve"> (Kementerian </w:t>
      </w:r>
      <w:proofErr w:type="spellStart"/>
      <w:r w:rsidRPr="67F29F80">
        <w:rPr>
          <w:rFonts w:ascii="Arial" w:eastAsia="Arial" w:hAnsi="Arial" w:cs="Arial"/>
          <w:lang w:val="en-AU"/>
        </w:rPr>
        <w:t>Kelautan</w:t>
      </w:r>
      <w:proofErr w:type="spellEnd"/>
      <w:r w:rsidRPr="67F29F80">
        <w:rPr>
          <w:rFonts w:ascii="Arial" w:eastAsia="Arial" w:hAnsi="Arial" w:cs="Arial"/>
          <w:lang w:val="en-AU"/>
        </w:rPr>
        <w:t xml:space="preserve"> dan </w:t>
      </w:r>
      <w:proofErr w:type="spellStart"/>
      <w:r w:rsidRPr="67F29F80">
        <w:rPr>
          <w:rFonts w:ascii="Arial" w:eastAsia="Arial" w:hAnsi="Arial" w:cs="Arial"/>
          <w:lang w:val="en-AU"/>
        </w:rPr>
        <w:t>Perikanan</w:t>
      </w:r>
      <w:proofErr w:type="spellEnd"/>
      <w:r w:rsidRPr="67F29F80">
        <w:rPr>
          <w:rFonts w:ascii="Arial" w:eastAsia="Arial" w:hAnsi="Arial" w:cs="Arial"/>
          <w:lang w:val="en-AU"/>
        </w:rPr>
        <w:t xml:space="preserve"> Republik Indonesia), Indonesia and </w:t>
      </w:r>
      <w:hyperlink r:id="rId13">
        <w:r w:rsidRPr="67F29F80">
          <w:rPr>
            <w:rStyle w:val="Hyperlink"/>
            <w:rFonts w:ascii="Arial" w:eastAsia="Arial" w:hAnsi="Arial" w:cs="Arial"/>
            <w:lang w:val="en-AU"/>
          </w:rPr>
          <w:t>Charles Darwin Foundation</w:t>
        </w:r>
      </w:hyperlink>
      <w:r w:rsidRPr="67F29F80">
        <w:rPr>
          <w:rFonts w:ascii="Arial" w:eastAsia="Arial" w:hAnsi="Arial" w:cs="Arial"/>
          <w:lang w:val="en-AU"/>
        </w:rPr>
        <w:t xml:space="preserve"> for the Galapagos Islands, Ecuador.</w:t>
      </w:r>
    </w:p>
    <w:p w14:paraId="357516C7" w14:textId="77777777" w:rsidR="00684475" w:rsidRDefault="00684475" w:rsidP="7A7617EA">
      <w:pPr>
        <w:rPr>
          <w:lang w:val="en-AU" w:eastAsia="nl-NL"/>
        </w:rPr>
      </w:pPr>
    </w:p>
    <w:p w14:paraId="0D09A96E" w14:textId="69A77C4E" w:rsidR="008415C9" w:rsidRPr="002B2AD8" w:rsidRDefault="008415C9" w:rsidP="008415C9">
      <w:pPr>
        <w:rPr>
          <w:sz w:val="22"/>
          <w:szCs w:val="22"/>
          <w:shd w:val="clear" w:color="auto" w:fill="FFFFFF"/>
          <w:lang w:val="en-AU" w:eastAsia="nl-NL"/>
        </w:rPr>
      </w:pPr>
    </w:p>
    <w:p w14:paraId="1AA0AC41" w14:textId="77777777" w:rsidR="002B2AD8" w:rsidRPr="002B2AD8" w:rsidRDefault="002B2AD8" w:rsidP="00207757">
      <w:pPr>
        <w:pStyle w:val="Heading2"/>
      </w:pPr>
      <w:r w:rsidRPr="002B2AD8">
        <w:t>Wh</w:t>
      </w:r>
      <w:r w:rsidRPr="0008109E">
        <w:t xml:space="preserve">at </w:t>
      </w:r>
      <w:r>
        <w:t>support does</w:t>
      </w:r>
      <w:r w:rsidRPr="0008109E">
        <w:t xml:space="preserve"> GOAP </w:t>
      </w:r>
      <w:r>
        <w:t>offer</w:t>
      </w:r>
      <w:r w:rsidRPr="0008109E">
        <w:t>? </w:t>
      </w:r>
    </w:p>
    <w:p w14:paraId="20FCF93B" w14:textId="43A18BF1" w:rsidR="002B2AD8" w:rsidRPr="0021295D" w:rsidRDefault="30AD3DFC" w:rsidP="226CA570">
      <w:pPr>
        <w:rPr>
          <w:shd w:val="clear" w:color="auto" w:fill="FFFFFF"/>
          <w:lang w:val="en-AU" w:eastAsia="nl-NL"/>
        </w:rPr>
      </w:pPr>
      <w:r w:rsidRPr="226CA570">
        <w:rPr>
          <w:shd w:val="clear" w:color="auto" w:fill="FFFFFF"/>
          <w:lang w:val="en-AU" w:eastAsia="nl-NL"/>
        </w:rPr>
        <w:t xml:space="preserve">The </w:t>
      </w:r>
      <w:r w:rsidR="14BB1394" w:rsidRPr="226CA570">
        <w:rPr>
          <w:shd w:val="clear" w:color="auto" w:fill="FFFFFF"/>
          <w:lang w:val="en-AU" w:eastAsia="nl-NL"/>
        </w:rPr>
        <w:t>GOAP work</w:t>
      </w:r>
      <w:r w:rsidR="1DC05B6B" w:rsidRPr="226CA570">
        <w:rPr>
          <w:shd w:val="clear" w:color="auto" w:fill="FFFFFF"/>
          <w:lang w:val="en-AU" w:eastAsia="nl-NL"/>
        </w:rPr>
        <w:t>s</w:t>
      </w:r>
      <w:r w:rsidR="14BB1394" w:rsidRPr="226CA570">
        <w:rPr>
          <w:shd w:val="clear" w:color="auto" w:fill="FFFFFF"/>
          <w:lang w:val="en-AU" w:eastAsia="nl-NL"/>
        </w:rPr>
        <w:t xml:space="preserve"> closely with countries to develop a detailed understanding of their needs to identify how and where the accounting approach might be best applied. </w:t>
      </w:r>
      <w:r w:rsidR="5CE10D01" w:rsidRPr="256D2A40">
        <w:rPr>
          <w:lang w:val="en-AU" w:eastAsia="nl-NL"/>
        </w:rPr>
        <w:t>Using a country-led approach is at the centre of the GOAP delivery model and ensures bespoke support matched with the specific needs and policy objectives of each country.</w:t>
      </w:r>
    </w:p>
    <w:p w14:paraId="23F20814" w14:textId="77777777" w:rsidR="002B2AD8" w:rsidRPr="0021295D" w:rsidRDefault="002B2AD8" w:rsidP="002B2AD8">
      <w:pPr>
        <w:rPr>
          <w:szCs w:val="20"/>
          <w:shd w:val="clear" w:color="auto" w:fill="FFFFFF"/>
          <w:lang w:val="en-AU" w:eastAsia="nl-NL"/>
        </w:rPr>
      </w:pPr>
    </w:p>
    <w:p w14:paraId="172CB139" w14:textId="7B787601" w:rsidR="002B2AD8" w:rsidRPr="0021295D" w:rsidRDefault="7EB2E0C6" w:rsidP="256D2A40">
      <w:pPr>
        <w:rPr>
          <w:shd w:val="clear" w:color="auto" w:fill="FFFFFF"/>
          <w:lang w:val="en-AU" w:eastAsia="nl-NL"/>
        </w:rPr>
      </w:pPr>
      <w:r w:rsidRPr="256D2A40">
        <w:rPr>
          <w:shd w:val="clear" w:color="auto" w:fill="FFFFFF"/>
          <w:lang w:val="en-AU" w:eastAsia="nl-NL"/>
        </w:rPr>
        <w:t xml:space="preserve">Support is available to countries at various stages of their ocean accounting journey. </w:t>
      </w:r>
      <w:r w:rsidR="14BB1394" w:rsidRPr="256D2A40">
        <w:rPr>
          <w:shd w:val="clear" w:color="auto" w:fill="FFFFFF"/>
          <w:lang w:val="en-AU" w:eastAsia="nl-NL"/>
        </w:rPr>
        <w:t xml:space="preserve">The most powerful, </w:t>
      </w:r>
      <w:r w:rsidR="40334100" w:rsidRPr="256D2A40">
        <w:rPr>
          <w:shd w:val="clear" w:color="auto" w:fill="FFFFFF"/>
          <w:lang w:val="en-AU" w:eastAsia="nl-NL"/>
        </w:rPr>
        <w:t>impactful,</w:t>
      </w:r>
      <w:r w:rsidR="14BB1394" w:rsidRPr="256D2A40">
        <w:rPr>
          <w:shd w:val="clear" w:color="auto" w:fill="FFFFFF"/>
          <w:lang w:val="en-AU" w:eastAsia="nl-NL"/>
        </w:rPr>
        <w:t xml:space="preserve"> and </w:t>
      </w:r>
      <w:r w:rsidR="41801AA1" w:rsidRPr="256D2A40">
        <w:rPr>
          <w:shd w:val="clear" w:color="auto" w:fill="FFFFFF"/>
          <w:lang w:val="en-AU" w:eastAsia="nl-NL"/>
        </w:rPr>
        <w:t>comprehensive</w:t>
      </w:r>
      <w:r w:rsidR="14BB1394" w:rsidRPr="256D2A40">
        <w:rPr>
          <w:shd w:val="clear" w:color="auto" w:fill="FFFFFF"/>
          <w:lang w:val="en-AU" w:eastAsia="nl-NL"/>
        </w:rPr>
        <w:t xml:space="preserve"> package of GOAP support uses an end-to-end model which encompasses the development of pilot accounts, relevant training and support, and application of the accounts to specific issues faced by the countries</w:t>
      </w:r>
      <w:r w:rsidR="41E3338F" w:rsidRPr="256D2A40">
        <w:rPr>
          <w:shd w:val="clear" w:color="auto" w:fill="FFFFFF"/>
          <w:lang w:val="en-AU" w:eastAsia="nl-NL"/>
        </w:rPr>
        <w:t>, including climate change mitigation and adaptation, plastics and waste management and halting biodiversity loss</w:t>
      </w:r>
      <w:r w:rsidR="14BB1394" w:rsidRPr="256D2A40">
        <w:rPr>
          <w:shd w:val="clear" w:color="auto" w:fill="FFFFFF"/>
          <w:lang w:val="en-AU" w:eastAsia="nl-NL"/>
        </w:rPr>
        <w:t>. </w:t>
      </w:r>
    </w:p>
    <w:p w14:paraId="72F8AE23" w14:textId="77777777" w:rsidR="002B2AD8" w:rsidRDefault="002B2AD8" w:rsidP="002B2AD8">
      <w:pPr>
        <w:rPr>
          <w:shd w:val="clear" w:color="auto" w:fill="FFFFFF"/>
          <w:lang w:val="en-AU" w:eastAsia="nl-NL"/>
        </w:rPr>
      </w:pPr>
    </w:p>
    <w:p w14:paraId="564526E9" w14:textId="7F0A94BB" w:rsidR="002B2AD8" w:rsidRPr="00522564" w:rsidRDefault="6A0EFBFC" w:rsidP="00426E0E">
      <w:pPr>
        <w:pStyle w:val="Heading3"/>
        <w:rPr>
          <w:shd w:val="clear" w:color="auto" w:fill="FFFFFF"/>
          <w:lang w:val="en-AU" w:eastAsia="nl-NL"/>
        </w:rPr>
      </w:pPr>
      <w:r w:rsidRPr="256D2A40">
        <w:rPr>
          <w:lang w:val="en-GB"/>
        </w:rPr>
        <w:t>T</w:t>
      </w:r>
      <w:r w:rsidR="14BB1394" w:rsidRPr="256D2A40">
        <w:rPr>
          <w:lang w:val="en-GB"/>
        </w:rPr>
        <w:t xml:space="preserve">echnical </w:t>
      </w:r>
      <w:r w:rsidR="04A058C5" w:rsidRPr="256D2A40">
        <w:rPr>
          <w:lang w:val="en-GB"/>
        </w:rPr>
        <w:t>guidance</w:t>
      </w:r>
    </w:p>
    <w:p w14:paraId="18DEF4C0" w14:textId="6BDF6E33" w:rsidR="001110B0" w:rsidRDefault="46D698DD" w:rsidP="00813A1C">
      <w:pPr>
        <w:pStyle w:val="ListParagraph"/>
        <w:numPr>
          <w:ilvl w:val="0"/>
          <w:numId w:val="27"/>
        </w:numPr>
        <w:rPr>
          <w:lang w:val="en-AU" w:eastAsia="nl-NL"/>
        </w:rPr>
      </w:pPr>
      <w:r w:rsidRPr="00813A1C">
        <w:rPr>
          <w:b/>
          <w:bCs/>
          <w:lang w:val="en-AU" w:eastAsia="nl-NL"/>
        </w:rPr>
        <w:t>Assistance to source financial or in-kind support</w:t>
      </w:r>
      <w:r w:rsidRPr="256D2A40">
        <w:rPr>
          <w:lang w:val="en-AU" w:eastAsia="nl-NL"/>
        </w:rPr>
        <w:t xml:space="preserve"> for the development and implementation of ocean accounting</w:t>
      </w:r>
      <w:r w:rsidR="00CD49F4">
        <w:rPr>
          <w:lang w:val="en-AU" w:eastAsia="nl-NL"/>
        </w:rPr>
        <w:t>.</w:t>
      </w:r>
    </w:p>
    <w:p w14:paraId="5C5B43CC" w14:textId="66D0382E" w:rsidR="002B2AD8" w:rsidRPr="001110B0" w:rsidRDefault="256D2A40" w:rsidP="00813A1C">
      <w:pPr>
        <w:pStyle w:val="ListParagraph"/>
        <w:numPr>
          <w:ilvl w:val="0"/>
          <w:numId w:val="27"/>
        </w:numPr>
        <w:rPr>
          <w:lang w:val="en-AU" w:eastAsia="nl-NL"/>
        </w:rPr>
      </w:pPr>
      <w:r w:rsidRPr="00813A1C">
        <w:rPr>
          <w:b/>
          <w:bCs/>
          <w:lang w:val="en-AU" w:eastAsia="nl-NL"/>
        </w:rPr>
        <w:t>Access to the Global Expert Panel</w:t>
      </w:r>
      <w:r w:rsidRPr="001110B0">
        <w:rPr>
          <w:lang w:val="en-AU" w:eastAsia="nl-NL"/>
        </w:rPr>
        <w:t xml:space="preserve"> </w:t>
      </w:r>
      <w:r w:rsidR="00813A1C">
        <w:rPr>
          <w:lang w:val="en-AU" w:eastAsia="nl-NL"/>
        </w:rPr>
        <w:t>currently collaborating to</w:t>
      </w:r>
      <w:r w:rsidRPr="001110B0">
        <w:rPr>
          <w:lang w:val="en-AU" w:eastAsia="nl-NL"/>
        </w:rPr>
        <w:t xml:space="preserve"> creat</w:t>
      </w:r>
      <w:r w:rsidR="00813A1C">
        <w:rPr>
          <w:lang w:val="en-AU" w:eastAsia="nl-NL"/>
        </w:rPr>
        <w:t>e</w:t>
      </w:r>
      <w:r w:rsidRPr="001110B0">
        <w:rPr>
          <w:lang w:val="en-AU" w:eastAsia="nl-NL"/>
        </w:rPr>
        <w:t xml:space="preserve"> new knowledge that advances the development and global uptake of ocean accounting</w:t>
      </w:r>
      <w:r w:rsidR="00CD49F4">
        <w:rPr>
          <w:lang w:val="en-AU" w:eastAsia="nl-NL"/>
        </w:rPr>
        <w:t>.</w:t>
      </w:r>
    </w:p>
    <w:p w14:paraId="604CEAD9" w14:textId="77777777" w:rsidR="00F472BC" w:rsidRDefault="187E80A9" w:rsidP="00F472BC">
      <w:pPr>
        <w:pStyle w:val="ListParagraph"/>
        <w:numPr>
          <w:ilvl w:val="0"/>
          <w:numId w:val="27"/>
        </w:numPr>
        <w:rPr>
          <w:lang w:val="en-AU" w:eastAsia="nl-NL"/>
        </w:rPr>
      </w:pPr>
      <w:r w:rsidRPr="00813A1C">
        <w:rPr>
          <w:b/>
          <w:bCs/>
          <w:lang w:val="en-AU" w:eastAsia="nl-NL"/>
        </w:rPr>
        <w:t>Advisory support and technical guidance</w:t>
      </w:r>
      <w:r w:rsidRPr="001110B0">
        <w:rPr>
          <w:lang w:val="en-AU" w:eastAsia="nl-NL"/>
        </w:rPr>
        <w:t xml:space="preserve"> on linking ocean accounts with broader ocean policy objectives </w:t>
      </w:r>
      <w:r w:rsidRPr="256D2A40">
        <w:rPr>
          <w:lang w:val="en-AU" w:eastAsia="nl-NL"/>
        </w:rPr>
        <w:t>including accessing sustainable finance, understanding equity implications within the ocean economy, meeting international commitments under the 2030 Sustainable Development Agenda, Paris Agreement and Convention on Biological Diversity.</w:t>
      </w:r>
    </w:p>
    <w:p w14:paraId="37299852" w14:textId="77777777" w:rsidR="00F472BC" w:rsidRDefault="00F472BC" w:rsidP="00F472BC">
      <w:pPr>
        <w:rPr>
          <w:lang w:val="en-AU" w:eastAsia="nl-NL"/>
        </w:rPr>
      </w:pPr>
    </w:p>
    <w:p w14:paraId="0B5847EA" w14:textId="62C83F19" w:rsidR="00F472BC" w:rsidRPr="00F472BC" w:rsidRDefault="122A5691" w:rsidP="00F472BC">
      <w:pPr>
        <w:pStyle w:val="Heading3"/>
        <w:rPr>
          <w:lang w:val="en-GB"/>
        </w:rPr>
      </w:pPr>
      <w:r w:rsidRPr="00F472BC">
        <w:rPr>
          <w:lang w:val="en-GB"/>
        </w:rPr>
        <w:lastRenderedPageBreak/>
        <w:t>Capacity building</w:t>
      </w:r>
    </w:p>
    <w:p w14:paraId="79948D23" w14:textId="6953DD9A" w:rsidR="002B2AD8" w:rsidRPr="0021295D" w:rsidRDefault="7A2BEE93" w:rsidP="00813A1C">
      <w:pPr>
        <w:pStyle w:val="ListParagraph"/>
        <w:numPr>
          <w:ilvl w:val="0"/>
          <w:numId w:val="27"/>
        </w:numPr>
        <w:rPr>
          <w:lang w:val="en-AU" w:eastAsia="nl-NL"/>
        </w:rPr>
      </w:pPr>
      <w:r w:rsidRPr="001110B0">
        <w:rPr>
          <w:lang w:val="en-AU" w:eastAsia="nl-NL"/>
        </w:rPr>
        <w:t>Regular and bespoke</w:t>
      </w:r>
      <w:r w:rsidR="14BB1394" w:rsidRPr="001110B0">
        <w:rPr>
          <w:lang w:val="en-AU" w:eastAsia="nl-NL"/>
        </w:rPr>
        <w:t xml:space="preserve"> workshops and capacity building events</w:t>
      </w:r>
      <w:r w:rsidR="434293B1" w:rsidRPr="001110B0">
        <w:rPr>
          <w:lang w:val="en-AU" w:eastAsia="nl-NL"/>
        </w:rPr>
        <w:t xml:space="preserve"> (in-person and online)</w:t>
      </w:r>
      <w:r w:rsidR="14BB1394" w:rsidRPr="001110B0">
        <w:rPr>
          <w:lang w:val="en-AU" w:eastAsia="nl-NL"/>
        </w:rPr>
        <w:t xml:space="preserve"> to bridge knowledge gaps and build technical expertise in-country</w:t>
      </w:r>
      <w:r w:rsidR="788C6DAD" w:rsidRPr="001110B0">
        <w:rPr>
          <w:lang w:val="en-AU" w:eastAsia="nl-NL"/>
        </w:rPr>
        <w:t xml:space="preserve"> and globally</w:t>
      </w:r>
      <w:r w:rsidR="00991217">
        <w:rPr>
          <w:lang w:val="en-AU" w:eastAsia="nl-NL"/>
        </w:rPr>
        <w:t>.</w:t>
      </w:r>
    </w:p>
    <w:p w14:paraId="54BCAE63" w14:textId="3DE084CF" w:rsidR="002B2AD8" w:rsidRDefault="14BB1394" w:rsidP="00813A1C">
      <w:pPr>
        <w:pStyle w:val="ListParagraph"/>
        <w:numPr>
          <w:ilvl w:val="0"/>
          <w:numId w:val="27"/>
        </w:numPr>
        <w:rPr>
          <w:lang w:val="en-AU" w:eastAsia="nl-NL"/>
        </w:rPr>
      </w:pPr>
      <w:r w:rsidRPr="001110B0">
        <w:rPr>
          <w:lang w:val="en-AU" w:eastAsia="nl-NL"/>
        </w:rPr>
        <w:t>Collaboration on development of demand-driven technical papers</w:t>
      </w:r>
      <w:r w:rsidR="7EADAC50" w:rsidRPr="001110B0">
        <w:rPr>
          <w:lang w:val="en-AU" w:eastAsia="nl-NL"/>
        </w:rPr>
        <w:t>, academic articles and policy briefs</w:t>
      </w:r>
      <w:r w:rsidRPr="001110B0">
        <w:rPr>
          <w:lang w:val="en-AU" w:eastAsia="nl-NL"/>
        </w:rPr>
        <w:t xml:space="preserve"> related to </w:t>
      </w:r>
      <w:r w:rsidR="3BFA59E7" w:rsidRPr="001110B0">
        <w:rPr>
          <w:lang w:val="en-AU" w:eastAsia="nl-NL"/>
        </w:rPr>
        <w:t>sustainable ocean development</w:t>
      </w:r>
      <w:r w:rsidR="00991217">
        <w:rPr>
          <w:lang w:val="en-AU" w:eastAsia="nl-NL"/>
        </w:rPr>
        <w:t>.</w:t>
      </w:r>
    </w:p>
    <w:p w14:paraId="7471D4E3" w14:textId="77777777" w:rsidR="00F472BC" w:rsidRPr="001110B0" w:rsidRDefault="00F472BC" w:rsidP="00F472BC">
      <w:pPr>
        <w:pStyle w:val="ListParagraph"/>
        <w:numPr>
          <w:ilvl w:val="0"/>
          <w:numId w:val="0"/>
        </w:numPr>
        <w:ind w:left="720"/>
        <w:rPr>
          <w:lang w:val="en-AU" w:eastAsia="nl-NL"/>
        </w:rPr>
      </w:pPr>
    </w:p>
    <w:p w14:paraId="657AFCE1" w14:textId="17F6B6D3" w:rsidR="002B2AD8" w:rsidRPr="001713EB" w:rsidRDefault="002B2AD8" w:rsidP="00426E0E">
      <w:pPr>
        <w:pStyle w:val="Heading3"/>
        <w:rPr>
          <w:lang w:val="en-GB"/>
        </w:rPr>
      </w:pPr>
      <w:r>
        <w:rPr>
          <w:lang w:val="en-GB"/>
        </w:rPr>
        <w:t>Global and Regional Communities of Practice</w:t>
      </w:r>
    </w:p>
    <w:p w14:paraId="663B390C" w14:textId="198B6623" w:rsidR="002B2AD8" w:rsidRPr="00991217" w:rsidRDefault="5FD66B89" w:rsidP="00991217">
      <w:pPr>
        <w:pStyle w:val="ListParagraph"/>
        <w:numPr>
          <w:ilvl w:val="0"/>
          <w:numId w:val="28"/>
        </w:numPr>
        <w:rPr>
          <w:shd w:val="clear" w:color="auto" w:fill="FFFFFF"/>
          <w:lang w:val="en-AU" w:eastAsia="nl-NL"/>
        </w:rPr>
      </w:pPr>
      <w:r w:rsidRPr="00991217">
        <w:rPr>
          <w:shd w:val="clear" w:color="auto" w:fill="FFFFFF"/>
          <w:lang w:val="en-AU" w:eastAsia="nl-NL"/>
        </w:rPr>
        <w:t>Coordination of c</w:t>
      </w:r>
      <w:r w:rsidR="1A6CA22E" w:rsidRPr="00991217">
        <w:rPr>
          <w:shd w:val="clear" w:color="auto" w:fill="FFFFFF"/>
          <w:lang w:val="en-AU" w:eastAsia="nl-NL"/>
        </w:rPr>
        <w:t xml:space="preserve">ountry-led regional Communities of Practice in Africa, </w:t>
      </w:r>
      <w:r w:rsidR="6F9DA5D2" w:rsidRPr="00991217">
        <w:rPr>
          <w:shd w:val="clear" w:color="auto" w:fill="FFFFFF"/>
          <w:lang w:val="en-AU" w:eastAsia="nl-NL"/>
        </w:rPr>
        <w:t xml:space="preserve">Latin America and the Caribbean, Asia, the </w:t>
      </w:r>
      <w:r w:rsidR="1A6CA22E" w:rsidRPr="00991217">
        <w:rPr>
          <w:shd w:val="clear" w:color="auto" w:fill="FFFFFF"/>
          <w:lang w:val="en-AU" w:eastAsia="nl-NL"/>
        </w:rPr>
        <w:t>Pacific, Europe</w:t>
      </w:r>
      <w:r w:rsidR="48B157F8" w:rsidRPr="00991217">
        <w:rPr>
          <w:shd w:val="clear" w:color="auto" w:fill="FFFFFF"/>
          <w:lang w:val="en-AU" w:eastAsia="nl-NL"/>
        </w:rPr>
        <w:t xml:space="preserve"> and North America</w:t>
      </w:r>
      <w:r w:rsidR="00991217">
        <w:rPr>
          <w:shd w:val="clear" w:color="auto" w:fill="FFFFFF"/>
          <w:lang w:val="en-AU" w:eastAsia="nl-NL"/>
        </w:rPr>
        <w:t>.</w:t>
      </w:r>
    </w:p>
    <w:p w14:paraId="666577F0" w14:textId="7C09F88F" w:rsidR="002B2AD8" w:rsidRPr="0021295D" w:rsidRDefault="30C7FC64" w:rsidP="00991217">
      <w:pPr>
        <w:pStyle w:val="ListParagraph"/>
        <w:numPr>
          <w:ilvl w:val="0"/>
          <w:numId w:val="28"/>
        </w:numPr>
        <w:rPr>
          <w:shd w:val="clear" w:color="auto" w:fill="FFFFFF"/>
          <w:lang w:val="en-AU" w:eastAsia="nl-NL"/>
        </w:rPr>
      </w:pPr>
      <w:r w:rsidRPr="256D2A40">
        <w:rPr>
          <w:shd w:val="clear" w:color="auto" w:fill="FFFFFF"/>
          <w:lang w:val="en-AU" w:eastAsia="nl-NL"/>
        </w:rPr>
        <w:t xml:space="preserve">Facilitate the regional Community of Pracitces </w:t>
      </w:r>
      <w:r w:rsidR="14BB1394" w:rsidRPr="256D2A40">
        <w:rPr>
          <w:shd w:val="clear" w:color="auto" w:fill="FFFFFF"/>
          <w:lang w:val="en-AU" w:eastAsia="nl-NL"/>
        </w:rPr>
        <w:t>to share knowledge, challenges, and best practices on ocean accounting with global stakeholders</w:t>
      </w:r>
      <w:r w:rsidR="1A6CA22E" w:rsidRPr="256D2A40">
        <w:rPr>
          <w:shd w:val="clear" w:color="auto" w:fill="FFFFFF"/>
          <w:lang w:val="en-AU" w:eastAsia="nl-NL"/>
        </w:rPr>
        <w:t xml:space="preserve"> and peers</w:t>
      </w:r>
      <w:r w:rsidR="00991217">
        <w:rPr>
          <w:shd w:val="clear" w:color="auto" w:fill="FFFFFF"/>
          <w:lang w:val="en-AU" w:eastAsia="nl-NL"/>
        </w:rPr>
        <w:t>.</w:t>
      </w:r>
    </w:p>
    <w:p w14:paraId="01DA8E5E" w14:textId="7D693516" w:rsidR="009642DD" w:rsidRPr="00991217" w:rsidRDefault="009642DD" w:rsidP="00991217">
      <w:pPr>
        <w:ind w:left="360" w:hanging="360"/>
        <w:rPr>
          <w:rFonts w:ascii="Arial" w:eastAsia="Arial" w:hAnsi="Arial" w:cs="Arial"/>
          <w:szCs w:val="20"/>
          <w:shd w:val="clear" w:color="auto" w:fill="FFFFFF"/>
          <w:lang w:val="en-AU"/>
        </w:rPr>
      </w:pPr>
    </w:p>
    <w:p w14:paraId="74371BC3" w14:textId="48267E82" w:rsidR="005A2D30" w:rsidRPr="008B2B5B" w:rsidRDefault="0008688C" w:rsidP="005A2D30">
      <w:pPr>
        <w:rPr>
          <w:shd w:val="clear" w:color="auto" w:fill="FFFFFF"/>
          <w:lang w:val="en-AU" w:eastAsia="nl-NL"/>
        </w:rPr>
      </w:pPr>
      <w:r>
        <w:rPr>
          <w:noProof/>
          <w:color w:val="0A5455" w:themeColor="text1"/>
          <w:sz w:val="36"/>
          <w:szCs w:val="22"/>
        </w:rPr>
        <mc:AlternateContent>
          <mc:Choice Requires="wps">
            <w:drawing>
              <wp:anchor distT="0" distB="0" distL="114300" distR="114300" simplePos="0" relativeHeight="251658240" behindDoc="0" locked="0" layoutInCell="1" allowOverlap="1" wp14:anchorId="14598D0A" wp14:editId="38DB4950">
                <wp:simplePos x="0" y="0"/>
                <wp:positionH relativeFrom="column">
                  <wp:posOffset>104757</wp:posOffset>
                </wp:positionH>
                <wp:positionV relativeFrom="paragraph">
                  <wp:posOffset>106832</wp:posOffset>
                </wp:positionV>
                <wp:extent cx="6057900" cy="8512935"/>
                <wp:effectExtent l="0" t="0" r="0" b="0"/>
                <wp:wrapNone/>
                <wp:docPr id="4" name="Text Box 4"/>
                <wp:cNvGraphicFramePr/>
                <a:graphic xmlns:a="http://schemas.openxmlformats.org/drawingml/2006/main">
                  <a:graphicData uri="http://schemas.microsoft.com/office/word/2010/wordprocessingShape">
                    <wps:wsp>
                      <wps:cNvSpPr txBox="1"/>
                      <wps:spPr>
                        <a:xfrm>
                          <a:off x="0" y="0"/>
                          <a:ext cx="6057900" cy="8512935"/>
                        </a:xfrm>
                        <a:prstGeom prst="rect">
                          <a:avLst/>
                        </a:prstGeom>
                        <a:solidFill>
                          <a:schemeClr val="accent6">
                            <a:lumMod val="10000"/>
                            <a:lumOff val="90000"/>
                          </a:schemeClr>
                        </a:solidFill>
                        <a:ln w="6350">
                          <a:noFill/>
                        </a:ln>
                      </wps:spPr>
                      <wps:txbx>
                        <w:txbxContent>
                          <w:p w14:paraId="31190A63" w14:textId="77777777" w:rsidR="004B61E5" w:rsidRPr="00426E0E" w:rsidRDefault="004B61E5" w:rsidP="00426E0E">
                            <w:pPr>
                              <w:pStyle w:val="Heading2"/>
                            </w:pPr>
                            <w:r w:rsidRPr="00426E0E">
                              <w:t>What are ocean accounts?</w:t>
                            </w:r>
                          </w:p>
                          <w:p w14:paraId="381FAB67" w14:textId="5E4F542B" w:rsidR="00E917CC" w:rsidRDefault="00E917CC" w:rsidP="004B61E5">
                            <w:pPr>
                              <w:jc w:val="both"/>
                              <w:rPr>
                                <w:lang w:val="en-US"/>
                              </w:rPr>
                            </w:pPr>
                            <w:r w:rsidRPr="00E917CC">
                              <w:rPr>
                                <w:lang w:val="en-US"/>
                              </w:rPr>
                              <w:t xml:space="preserve">Ocean knowledge and data are </w:t>
                            </w:r>
                            <w:r w:rsidR="00956342">
                              <w:rPr>
                                <w:lang w:val="en-US"/>
                              </w:rPr>
                              <w:t xml:space="preserve">often </w:t>
                            </w:r>
                            <w:r w:rsidRPr="00E917CC">
                              <w:rPr>
                                <w:lang w:val="en-US"/>
                              </w:rPr>
                              <w:t xml:space="preserve">fragmented across sectors, institutions and communities, and a lack of </w:t>
                            </w:r>
                            <w:proofErr w:type="spellStart"/>
                            <w:r w:rsidRPr="00E917CC">
                              <w:rPr>
                                <w:lang w:val="en-US"/>
                              </w:rPr>
                              <w:t>standardisation</w:t>
                            </w:r>
                            <w:proofErr w:type="spellEnd"/>
                            <w:r w:rsidRPr="00E917CC">
                              <w:rPr>
                                <w:lang w:val="en-US"/>
                              </w:rPr>
                              <w:t xml:space="preserve"> limits the ability to collate data in a coherent and transparent manner.</w:t>
                            </w:r>
                            <w:r>
                              <w:rPr>
                                <w:lang w:val="en-US"/>
                              </w:rPr>
                              <w:t xml:space="preserve"> This is where ocean accounts can help.</w:t>
                            </w:r>
                          </w:p>
                          <w:p w14:paraId="4A10806F" w14:textId="77777777" w:rsidR="005834D6" w:rsidRDefault="005834D6" w:rsidP="004B61E5">
                            <w:pPr>
                              <w:jc w:val="both"/>
                              <w:rPr>
                                <w:lang w:val="en-US"/>
                              </w:rPr>
                            </w:pPr>
                          </w:p>
                          <w:p w14:paraId="0B92C394" w14:textId="77777777" w:rsidR="004326D1" w:rsidRPr="004326D1" w:rsidRDefault="004326D1" w:rsidP="004326D1">
                            <w:pPr>
                              <w:jc w:val="both"/>
                              <w:rPr>
                                <w:lang w:val="en-AU"/>
                              </w:rPr>
                            </w:pPr>
                            <w:r w:rsidRPr="004326D1">
                              <w:rPr>
                                <w:lang w:val="en-AU"/>
                              </w:rPr>
                              <w:t>Ocean accounts are fundamentally about making visible the connections between human wellbeing, ecosystem health, and economic sustainability. </w:t>
                            </w:r>
                          </w:p>
                          <w:p w14:paraId="1865AD9B" w14:textId="77777777" w:rsidR="004326D1" w:rsidRPr="004326D1" w:rsidRDefault="004326D1" w:rsidP="004326D1">
                            <w:pPr>
                              <w:jc w:val="both"/>
                              <w:rPr>
                                <w:lang w:val="en-AU"/>
                              </w:rPr>
                            </w:pPr>
                            <w:r w:rsidRPr="004326D1">
                              <w:rPr>
                                <w:lang w:val="en-AU"/>
                              </w:rPr>
                              <w:t>They provide a systematic framework for organising and presenting statistics about ocean and coastal ecosystems – their condition, the services they provide, and the human activities that depend on and affect them</w:t>
                            </w:r>
                          </w:p>
                          <w:p w14:paraId="2AA5A8EE" w14:textId="77777777" w:rsidR="005834D6" w:rsidRDefault="005834D6" w:rsidP="004B61E5">
                            <w:pPr>
                              <w:jc w:val="both"/>
                              <w:rPr>
                                <w:lang w:val="en-US"/>
                              </w:rPr>
                            </w:pPr>
                          </w:p>
                          <w:p w14:paraId="6733FD93" w14:textId="77777777" w:rsidR="00E917CC" w:rsidRDefault="00E917CC" w:rsidP="004B61E5">
                            <w:pPr>
                              <w:jc w:val="both"/>
                              <w:rPr>
                                <w:lang w:val="en-US"/>
                              </w:rPr>
                            </w:pPr>
                          </w:p>
                          <w:p w14:paraId="28B03ABA" w14:textId="2986EC30" w:rsidR="004B61E5" w:rsidRPr="004B61E5" w:rsidRDefault="004B61E5" w:rsidP="004B61E5">
                            <w:pPr>
                              <w:jc w:val="both"/>
                              <w:rPr>
                                <w:lang w:val="en-US"/>
                              </w:rPr>
                            </w:pPr>
                            <w:r w:rsidRPr="004B61E5">
                              <w:rPr>
                                <w:lang w:val="en-US"/>
                              </w:rPr>
                              <w:t xml:space="preserve">Ocean accounts are integrated records of regularly compiled and comparable data concerning ocean environmental conditions (e.g., extent/condition of mangroves), economic activity (e.g., sale of fish) and social conditions (e.g., coastal employment). They are of a similar structure to existing national accounts maintained by National Statistical Offices or Finance Ministries and are compatible with the </w:t>
                            </w:r>
                            <w:hyperlink r:id="rId14" w:history="1">
                              <w:r w:rsidRPr="004B61E5">
                                <w:rPr>
                                  <w:rStyle w:val="Hyperlink"/>
                                  <w:color w:val="30302F" w:themeColor="accent6"/>
                                  <w:u w:val="none"/>
                                  <w:lang w:val="en-US"/>
                                </w:rPr>
                                <w:t>System of National Accounts</w:t>
                              </w:r>
                            </w:hyperlink>
                            <w:r w:rsidRPr="004B61E5">
                              <w:rPr>
                                <w:lang w:val="en-US"/>
                              </w:rPr>
                              <w:t xml:space="preserve">, the </w:t>
                            </w:r>
                            <w:hyperlink r:id="rId15" w:history="1">
                              <w:r w:rsidRPr="004B61E5">
                                <w:rPr>
                                  <w:rStyle w:val="Hyperlink"/>
                                  <w:color w:val="30302F" w:themeColor="accent6"/>
                                  <w:u w:val="none"/>
                                  <w:lang w:val="en-US"/>
                                </w:rPr>
                                <w:t>System of Environmental-Economic Accounting</w:t>
                              </w:r>
                            </w:hyperlink>
                            <w:r w:rsidRPr="004B61E5">
                              <w:rPr>
                                <w:lang w:val="en-US"/>
                              </w:rPr>
                              <w:t xml:space="preserve">, the </w:t>
                            </w:r>
                            <w:hyperlink r:id="rId16" w:history="1">
                              <w:r w:rsidRPr="004B61E5">
                                <w:rPr>
                                  <w:rStyle w:val="Hyperlink"/>
                                  <w:color w:val="30302F" w:themeColor="accent6"/>
                                  <w:u w:val="none"/>
                                  <w:lang w:val="en-US"/>
                                </w:rPr>
                                <w:t>Framework for Development of Environment Statistics</w:t>
                              </w:r>
                            </w:hyperlink>
                            <w:r w:rsidRPr="004B61E5">
                              <w:rPr>
                                <w:lang w:val="en-US"/>
                              </w:rPr>
                              <w:t xml:space="preserve"> and the ten </w:t>
                            </w:r>
                            <w:hyperlink r:id="rId17" w:history="1">
                              <w:r w:rsidRPr="004B61E5">
                                <w:rPr>
                                  <w:rStyle w:val="Hyperlink"/>
                                  <w:color w:val="30302F" w:themeColor="accent6"/>
                                  <w:u w:val="none"/>
                                  <w:lang w:val="en-US"/>
                                </w:rPr>
                                <w:t>Fundamental Principles of Official Statistics</w:t>
                              </w:r>
                            </w:hyperlink>
                            <w:r w:rsidRPr="004B61E5">
                              <w:rPr>
                                <w:lang w:val="en-US"/>
                              </w:rPr>
                              <w:t>.</w:t>
                            </w:r>
                          </w:p>
                          <w:p w14:paraId="0BC9C558" w14:textId="77777777" w:rsidR="004B61E5" w:rsidRPr="004B61E5" w:rsidRDefault="004B61E5" w:rsidP="004B61E5">
                            <w:pPr>
                              <w:rPr>
                                <w:lang w:val="en-US"/>
                              </w:rPr>
                            </w:pPr>
                          </w:p>
                          <w:p w14:paraId="56A4774A" w14:textId="74BE14BB" w:rsidR="004B61E5" w:rsidRPr="004B61E5" w:rsidRDefault="004B61E5" w:rsidP="004B61E5">
                            <w:pPr>
                              <w:rPr>
                                <w:lang w:val="en-US"/>
                              </w:rPr>
                            </w:pPr>
                            <w:r w:rsidRPr="004B61E5">
                              <w:rPr>
                                <w:lang w:val="en-US"/>
                              </w:rPr>
                              <w:t>Ocean accounts integrate f</w:t>
                            </w:r>
                            <w:r w:rsidR="00670F93">
                              <w:rPr>
                                <w:lang w:val="en-US"/>
                              </w:rPr>
                              <w:t>ive</w:t>
                            </w:r>
                            <w:r w:rsidRPr="004B61E5">
                              <w:rPr>
                                <w:lang w:val="en-US"/>
                              </w:rPr>
                              <w:t xml:space="preserve"> key components:</w:t>
                            </w:r>
                          </w:p>
                          <w:p w14:paraId="1BD2AE52" w14:textId="77777777" w:rsidR="00670F93" w:rsidRPr="00670F93" w:rsidRDefault="00670F93" w:rsidP="00670F93">
                            <w:pPr>
                              <w:pStyle w:val="ListParagraph"/>
                              <w:numPr>
                                <w:ilvl w:val="0"/>
                                <w:numId w:val="29"/>
                              </w:numPr>
                              <w:rPr>
                                <w:lang w:val="en-US"/>
                              </w:rPr>
                            </w:pPr>
                            <w:r w:rsidRPr="003871CB">
                              <w:rPr>
                                <w:b/>
                                <w:bCs/>
                                <w:lang w:val="en-US"/>
                              </w:rPr>
                              <w:t>Macro-economic accounts</w:t>
                            </w:r>
                            <w:r w:rsidRPr="00670F93">
                              <w:rPr>
                                <w:lang w:val="en-US"/>
                              </w:rPr>
                              <w:t xml:space="preserve"> where economic measures help identify the “ocean” component of economic sectors to produce indicators, such as Ocean GDP. </w:t>
                            </w:r>
                          </w:p>
                          <w:p w14:paraId="7C763C84" w14:textId="77777777" w:rsidR="00670F93" w:rsidRPr="00670F93" w:rsidRDefault="00670F93" w:rsidP="00670F93">
                            <w:pPr>
                              <w:pStyle w:val="ListParagraph"/>
                              <w:numPr>
                                <w:ilvl w:val="0"/>
                                <w:numId w:val="29"/>
                              </w:numPr>
                              <w:rPr>
                                <w:lang w:val="en-US"/>
                              </w:rPr>
                            </w:pPr>
                            <w:r w:rsidRPr="003871CB">
                              <w:rPr>
                                <w:b/>
                                <w:bCs/>
                                <w:lang w:val="en-US"/>
                              </w:rPr>
                              <w:t>Environmental-economic accounts</w:t>
                            </w:r>
                            <w:r w:rsidRPr="00670F93">
                              <w:rPr>
                                <w:lang w:val="en-US"/>
                              </w:rPr>
                              <w:t xml:space="preserve"> that link environmental assets and their flows, impacts of economic activities (e.g., wastes) and expenditures, taxes and subsidies related to environmental activities. </w:t>
                            </w:r>
                          </w:p>
                          <w:p w14:paraId="5EFC8967" w14:textId="77777777" w:rsidR="00670F93" w:rsidRPr="00670F93" w:rsidRDefault="00670F93" w:rsidP="00670F93">
                            <w:pPr>
                              <w:pStyle w:val="ListParagraph"/>
                              <w:numPr>
                                <w:ilvl w:val="0"/>
                                <w:numId w:val="29"/>
                              </w:numPr>
                              <w:rPr>
                                <w:lang w:val="en-US"/>
                              </w:rPr>
                            </w:pPr>
                            <w:r w:rsidRPr="003871CB">
                              <w:rPr>
                                <w:b/>
                                <w:bCs/>
                                <w:lang w:val="en-US"/>
                              </w:rPr>
                              <w:t>Ecosystem Accounts</w:t>
                            </w:r>
                            <w:r w:rsidRPr="00670F93">
                              <w:rPr>
                                <w:lang w:val="en-US"/>
                              </w:rPr>
                              <w:t xml:space="preserve"> which provide a spatial approach to account for the extent and health (i.e., condition) of ecosystems and the value of services they provide to society and the economy. </w:t>
                            </w:r>
                          </w:p>
                          <w:p w14:paraId="193016CD" w14:textId="77777777" w:rsidR="00670F93" w:rsidRPr="00670F93" w:rsidRDefault="00670F93" w:rsidP="00670F93">
                            <w:pPr>
                              <w:pStyle w:val="ListParagraph"/>
                              <w:numPr>
                                <w:ilvl w:val="0"/>
                                <w:numId w:val="29"/>
                              </w:numPr>
                              <w:rPr>
                                <w:lang w:val="en-US"/>
                              </w:rPr>
                            </w:pPr>
                            <w:r w:rsidRPr="003871CB">
                              <w:rPr>
                                <w:b/>
                                <w:bCs/>
                                <w:lang w:val="en-US"/>
                              </w:rPr>
                              <w:t>Social accounts</w:t>
                            </w:r>
                            <w:r w:rsidRPr="00670F93">
                              <w:rPr>
                                <w:lang w:val="en-US"/>
                              </w:rPr>
                              <w:t xml:space="preserve"> that illustrate dependencies and relationships between human wellbeing, livelihoods and the ocean, and </w:t>
                            </w:r>
                          </w:p>
                          <w:p w14:paraId="1E0FD2E2" w14:textId="3DA0469F" w:rsidR="004B61E5" w:rsidRPr="00670F93" w:rsidRDefault="000C7E62" w:rsidP="00670F93">
                            <w:pPr>
                              <w:pStyle w:val="ListParagraph"/>
                              <w:numPr>
                                <w:ilvl w:val="0"/>
                                <w:numId w:val="29"/>
                              </w:numPr>
                              <w:rPr>
                                <w:lang w:val="en-US"/>
                              </w:rPr>
                            </w:pPr>
                            <w:r>
                              <w:rPr>
                                <w:b/>
                                <w:bCs/>
                                <w:lang w:val="en-US"/>
                              </w:rPr>
                              <w:t>Governance a</w:t>
                            </w:r>
                            <w:r w:rsidR="00670F93" w:rsidRPr="003871CB">
                              <w:rPr>
                                <w:b/>
                                <w:bCs/>
                                <w:lang w:val="en-US"/>
                              </w:rPr>
                              <w:t>ccounts</w:t>
                            </w:r>
                            <w:r w:rsidR="00670F93" w:rsidRPr="00670F93">
                              <w:rPr>
                                <w:lang w:val="en-US"/>
                              </w:rPr>
                              <w:t xml:space="preserve"> that describe the technology, governance and management of ocean space.</w:t>
                            </w:r>
                          </w:p>
                          <w:p w14:paraId="44265F22" w14:textId="77777777" w:rsidR="00670F93" w:rsidRPr="004B61E5" w:rsidRDefault="00670F93" w:rsidP="00670F93">
                            <w:pPr>
                              <w:rPr>
                                <w:lang w:val="en-US"/>
                              </w:rPr>
                            </w:pPr>
                          </w:p>
                          <w:p w14:paraId="13B9AD0D" w14:textId="4E30659A" w:rsidR="00412AD4" w:rsidRPr="00412AD4" w:rsidRDefault="004B61E5" w:rsidP="00412AD4">
                            <w:pPr>
                              <w:rPr>
                                <w:lang w:val="en-US"/>
                              </w:rPr>
                            </w:pPr>
                            <w:r w:rsidRPr="004B61E5">
                              <w:rPr>
                                <w:lang w:val="en-US"/>
                              </w:rPr>
                              <w:t xml:space="preserve">Ocean-related policy often falls short because of isolated and incomplete information. </w:t>
                            </w:r>
                            <w:r w:rsidR="00412AD4" w:rsidRPr="00412AD4">
                              <w:rPr>
                                <w:lang w:val="en-US"/>
                              </w:rPr>
                              <w:t xml:space="preserve">By integrating multiple data sets from a range of sources into a common information infrastructure, </w:t>
                            </w:r>
                            <w:r w:rsidR="00516300">
                              <w:rPr>
                                <w:lang w:val="en-US"/>
                              </w:rPr>
                              <w:t>O</w:t>
                            </w:r>
                            <w:r w:rsidR="00412AD4" w:rsidRPr="00412AD4">
                              <w:rPr>
                                <w:lang w:val="en-US"/>
                              </w:rPr>
                              <w:t xml:space="preserve">cean </w:t>
                            </w:r>
                            <w:r w:rsidR="00516300">
                              <w:rPr>
                                <w:lang w:val="en-US"/>
                              </w:rPr>
                              <w:t>A</w:t>
                            </w:r>
                            <w:r w:rsidR="00412AD4" w:rsidRPr="00412AD4">
                              <w:rPr>
                                <w:lang w:val="en-US"/>
                              </w:rPr>
                              <w:t>ccounts enable countries and stakeholders to:</w:t>
                            </w:r>
                          </w:p>
                          <w:p w14:paraId="55307C80" w14:textId="77777777" w:rsidR="00412AD4" w:rsidRPr="00412AD4" w:rsidRDefault="00412AD4" w:rsidP="00412AD4">
                            <w:pPr>
                              <w:rPr>
                                <w:lang w:val="en-US"/>
                              </w:rPr>
                            </w:pPr>
                          </w:p>
                          <w:p w14:paraId="40251DDB" w14:textId="77777777" w:rsidR="00412AD4" w:rsidRPr="00412AD4" w:rsidRDefault="00412AD4" w:rsidP="00412AD4">
                            <w:pPr>
                              <w:pStyle w:val="ListParagraph"/>
                              <w:numPr>
                                <w:ilvl w:val="0"/>
                                <w:numId w:val="30"/>
                              </w:numPr>
                              <w:rPr>
                                <w:lang w:val="en-US"/>
                              </w:rPr>
                            </w:pPr>
                            <w:r w:rsidRPr="00412AD4">
                              <w:rPr>
                                <w:lang w:val="en-US"/>
                              </w:rPr>
                              <w:t>Track the size, condition and changing structure of the ocean economy.</w:t>
                            </w:r>
                          </w:p>
                          <w:p w14:paraId="6AF72EDA" w14:textId="77777777" w:rsidR="00412AD4" w:rsidRPr="00412AD4" w:rsidRDefault="00412AD4" w:rsidP="00412AD4">
                            <w:pPr>
                              <w:pStyle w:val="ListParagraph"/>
                              <w:numPr>
                                <w:ilvl w:val="0"/>
                                <w:numId w:val="30"/>
                              </w:numPr>
                              <w:rPr>
                                <w:lang w:val="en-US"/>
                              </w:rPr>
                            </w:pPr>
                            <w:r w:rsidRPr="00412AD4">
                              <w:rPr>
                                <w:lang w:val="en-US"/>
                              </w:rPr>
                              <w:t>Re-enforce evidence-based decision-making for ocean planning and management to balance the sustainable use of the marine ecosystem across multiple sectors and stakeholders.</w:t>
                            </w:r>
                          </w:p>
                          <w:p w14:paraId="27CD484C" w14:textId="0C618AC2" w:rsidR="00412AD4" w:rsidRPr="00412AD4" w:rsidRDefault="00412AD4" w:rsidP="00412AD4">
                            <w:pPr>
                              <w:pStyle w:val="ListParagraph"/>
                              <w:numPr>
                                <w:ilvl w:val="0"/>
                                <w:numId w:val="30"/>
                              </w:numPr>
                              <w:rPr>
                                <w:lang w:val="en-US"/>
                              </w:rPr>
                            </w:pPr>
                            <w:r w:rsidRPr="00412AD4">
                              <w:rPr>
                                <w:lang w:val="en-US"/>
                              </w:rPr>
                              <w:t xml:space="preserve">Activate private sector financing in the ocean economy and ecosystem restoration projects. </w:t>
                            </w:r>
                            <w:r w:rsidR="00092169" w:rsidRPr="00092169">
                              <w:rPr>
                                <w:lang w:val="en-US"/>
                              </w:rPr>
                              <w:t xml:space="preserve">Through </w:t>
                            </w:r>
                            <w:r w:rsidR="00092169">
                              <w:rPr>
                                <w:lang w:val="en-US"/>
                              </w:rPr>
                              <w:t>O</w:t>
                            </w:r>
                            <w:r w:rsidR="00092169" w:rsidRPr="00092169">
                              <w:rPr>
                                <w:lang w:val="en-US"/>
                              </w:rPr>
                              <w:t xml:space="preserve">cean </w:t>
                            </w:r>
                            <w:r w:rsidR="00092169">
                              <w:rPr>
                                <w:lang w:val="en-US"/>
                              </w:rPr>
                              <w:t>A</w:t>
                            </w:r>
                            <w:r w:rsidR="00092169" w:rsidRPr="00092169">
                              <w:rPr>
                                <w:lang w:val="en-US"/>
                              </w:rPr>
                              <w:t>ccounts, investors have comparable and regularly updated project data to monitor progress, impact, and benefit.</w:t>
                            </w:r>
                          </w:p>
                          <w:p w14:paraId="095B630E" w14:textId="77777777" w:rsidR="00412AD4" w:rsidRPr="00412AD4" w:rsidRDefault="00412AD4" w:rsidP="00412AD4">
                            <w:pPr>
                              <w:pStyle w:val="ListParagraph"/>
                              <w:numPr>
                                <w:ilvl w:val="0"/>
                                <w:numId w:val="30"/>
                              </w:numPr>
                              <w:rPr>
                                <w:lang w:val="en-US"/>
                              </w:rPr>
                            </w:pPr>
                            <w:r w:rsidRPr="00412AD4">
                              <w:rPr>
                                <w:lang w:val="en-US"/>
                              </w:rPr>
                              <w:t>Identify who is benefitting from the ocean economy (e.g. through ocean-related income, employment and welfare).</w:t>
                            </w:r>
                          </w:p>
                          <w:p w14:paraId="11F3C297" w14:textId="77777777" w:rsidR="00412AD4" w:rsidRDefault="00412AD4" w:rsidP="00412AD4">
                            <w:pPr>
                              <w:pStyle w:val="ListParagraph"/>
                              <w:numPr>
                                <w:ilvl w:val="0"/>
                                <w:numId w:val="30"/>
                              </w:numPr>
                              <w:rPr>
                                <w:lang w:val="en-US"/>
                              </w:rPr>
                            </w:pPr>
                            <w:proofErr w:type="spellStart"/>
                            <w:r w:rsidRPr="00412AD4">
                              <w:rPr>
                                <w:lang w:val="en-US"/>
                              </w:rPr>
                              <w:t>Organise</w:t>
                            </w:r>
                            <w:proofErr w:type="spellEnd"/>
                            <w:r w:rsidRPr="00412AD4">
                              <w:rPr>
                                <w:lang w:val="en-US"/>
                              </w:rPr>
                              <w:t>, present, and communicate information in manner that decision-makers can easily understand (e.g. as dashboards or scenarios).</w:t>
                            </w:r>
                          </w:p>
                          <w:p w14:paraId="70B4F942" w14:textId="5CC226EA" w:rsidR="0078163D" w:rsidRPr="00E66005" w:rsidRDefault="00E66005" w:rsidP="00E66005">
                            <w:pPr>
                              <w:pStyle w:val="ListParagraph"/>
                              <w:numPr>
                                <w:ilvl w:val="0"/>
                                <w:numId w:val="30"/>
                              </w:numPr>
                              <w:rPr>
                                <w:lang w:val="en-AU" w:eastAsia="nl-NL"/>
                              </w:rPr>
                            </w:pPr>
                            <w:r>
                              <w:rPr>
                                <w:lang w:val="en-AU" w:eastAsia="nl-NL"/>
                              </w:rPr>
                              <w:t>Develop an evidence-based to inform o</w:t>
                            </w:r>
                            <w:r w:rsidRPr="00A22F82">
                              <w:rPr>
                                <w:lang w:val="en-AU" w:eastAsia="nl-NL"/>
                              </w:rPr>
                              <w:t>cean policy development (e.g., Marine Spatial Planning) and measure</w:t>
                            </w:r>
                            <w:r>
                              <w:rPr>
                                <w:lang w:val="en-AU" w:eastAsia="nl-NL"/>
                              </w:rPr>
                              <w:t xml:space="preserve"> </w:t>
                            </w:r>
                            <w:r w:rsidRPr="00A22F82">
                              <w:rPr>
                                <w:lang w:val="en-AU" w:eastAsia="nl-NL"/>
                              </w:rPr>
                              <w:t>policy outcomes and their effectiveness.</w:t>
                            </w:r>
                          </w:p>
                          <w:p w14:paraId="328D324C" w14:textId="4DC4EBDD" w:rsidR="0078163D" w:rsidRPr="0078163D" w:rsidRDefault="00412AD4" w:rsidP="0078163D">
                            <w:pPr>
                              <w:pStyle w:val="ListParagraph"/>
                              <w:numPr>
                                <w:ilvl w:val="0"/>
                                <w:numId w:val="30"/>
                              </w:numPr>
                              <w:rPr>
                                <w:lang w:val="en-US"/>
                              </w:rPr>
                            </w:pPr>
                            <w:r w:rsidRPr="00412AD4">
                              <w:rPr>
                                <w:lang w:val="en-US"/>
                              </w:rPr>
                              <w:t>Support and enhance international reporting</w:t>
                            </w:r>
                            <w:r w:rsidR="0078163D">
                              <w:rPr>
                                <w:lang w:val="en-US"/>
                              </w:rPr>
                              <w:t xml:space="preserve"> (including </w:t>
                            </w:r>
                            <w:r w:rsidR="0078163D" w:rsidRPr="002C2F6A">
                              <w:rPr>
                                <w:lang w:val="en-AU" w:eastAsia="nl-NL"/>
                              </w:rPr>
                              <w:t>SDGs, Paris Agreement, CBD framework and other relevant commitments</w:t>
                            </w:r>
                            <w:r w:rsidR="0078163D">
                              <w:rPr>
                                <w:lang w:val="en-AU" w:eastAsia="nl-NL"/>
                              </w:rPr>
                              <w:t>)</w:t>
                            </w:r>
                            <w:r w:rsidRPr="00412AD4">
                              <w:rPr>
                                <w:lang w:val="en-US"/>
                              </w:rPr>
                              <w:t xml:space="preserve"> by identifying comparable, headline indicators that include environmental and social dimensions.</w:t>
                            </w:r>
                          </w:p>
                          <w:p w14:paraId="28B9566D" w14:textId="77777777" w:rsidR="00412AD4" w:rsidRDefault="00412AD4" w:rsidP="004B61E5">
                            <w:pPr>
                              <w:rPr>
                                <w:lang w:val="en-US"/>
                              </w:rPr>
                            </w:pPr>
                          </w:p>
                          <w:p w14:paraId="1F2C9AF3" w14:textId="348FCDB1" w:rsidR="004B61E5" w:rsidRPr="004B61E5" w:rsidRDefault="004B61E5" w:rsidP="004B61E5">
                            <w:pPr>
                              <w:rPr>
                                <w:lang w:val="en-US"/>
                              </w:rPr>
                            </w:pPr>
                          </w:p>
                        </w:txbxContent>
                      </wps:txbx>
                      <wps:bodyPr rot="0" spcFirstLastPara="0" vertOverflow="overflow" horzOverflow="overflow" vert="horz" wrap="square" lIns="144000" tIns="108000" rIns="108000" bIns="10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98D0A" id="_x0000_t202" coordsize="21600,21600" o:spt="202" path="m,l,21600r21600,l21600,xe">
                <v:stroke joinstyle="miter"/>
                <v:path gradientshapeok="t" o:connecttype="rect"/>
              </v:shapetype>
              <v:shape id="Text Box 4" o:spid="_x0000_s1026" type="#_x0000_t202" style="position:absolute;margin-left:8.25pt;margin-top:8.4pt;width:477pt;height:67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" fillcolor="#eaeaea [345]" stroked="f" strokeweight=".5pt">
                <v:textbox inset="4mm,3mm,3mm,3mm">
                  <w:txbxContent>
                    <w:p w14:paraId="31190A63" w14:textId="77777777" w:rsidR="004B61E5" w:rsidRPr="00426E0E" w:rsidRDefault="004B61E5" w:rsidP="00426E0E">
                      <w:pPr>
                        <w:pStyle w:val="Heading2"/>
                      </w:pPr>
                      <w:r w:rsidRPr="00426E0E">
                        <w:t>What are ocean accounts?</w:t>
                      </w:r>
                    </w:p>
                    <w:p w14:paraId="381FAB67" w14:textId="5E4F542B" w:rsidR="00E917CC" w:rsidRDefault="00E917CC" w:rsidP="004B61E5">
                      <w:pPr>
                        <w:jc w:val="both"/>
                        <w:rPr>
                          <w:lang w:val="en-US"/>
                        </w:rPr>
                      </w:pPr>
                      <w:r w:rsidRPr="00E917CC">
                        <w:rPr>
                          <w:lang w:val="en-US"/>
                        </w:rPr>
                        <w:t xml:space="preserve">Ocean knowledge and data are </w:t>
                      </w:r>
                      <w:r w:rsidR="00956342">
                        <w:rPr>
                          <w:lang w:val="en-US"/>
                        </w:rPr>
                        <w:t xml:space="preserve">often </w:t>
                      </w:r>
                      <w:r w:rsidRPr="00E917CC">
                        <w:rPr>
                          <w:lang w:val="en-US"/>
                        </w:rPr>
                        <w:t xml:space="preserve">fragmented across sectors, institutions and communities, and a lack of </w:t>
                      </w:r>
                      <w:proofErr w:type="spellStart"/>
                      <w:r w:rsidRPr="00E917CC">
                        <w:rPr>
                          <w:lang w:val="en-US"/>
                        </w:rPr>
                        <w:t>standardisation</w:t>
                      </w:r>
                      <w:proofErr w:type="spellEnd"/>
                      <w:r w:rsidRPr="00E917CC">
                        <w:rPr>
                          <w:lang w:val="en-US"/>
                        </w:rPr>
                        <w:t xml:space="preserve"> limits the ability to collate data in a coherent and transparent manner.</w:t>
                      </w:r>
                      <w:r>
                        <w:rPr>
                          <w:lang w:val="en-US"/>
                        </w:rPr>
                        <w:t xml:space="preserve"> This is where ocean accounts can help.</w:t>
                      </w:r>
                    </w:p>
                    <w:p w14:paraId="4A10806F" w14:textId="77777777" w:rsidR="005834D6" w:rsidRDefault="005834D6" w:rsidP="004B61E5">
                      <w:pPr>
                        <w:jc w:val="both"/>
                        <w:rPr>
                          <w:lang w:val="en-US"/>
                        </w:rPr>
                      </w:pPr>
                    </w:p>
                    <w:p w14:paraId="0B92C394" w14:textId="77777777" w:rsidR="004326D1" w:rsidRPr="004326D1" w:rsidRDefault="004326D1" w:rsidP="004326D1">
                      <w:pPr>
                        <w:jc w:val="both"/>
                        <w:rPr>
                          <w:lang w:val="en-AU"/>
                        </w:rPr>
                      </w:pPr>
                      <w:r w:rsidRPr="004326D1">
                        <w:rPr>
                          <w:lang w:val="en-AU"/>
                        </w:rPr>
                        <w:t>Ocean accounts are fundamentally about making visible the connections between human wellbeing, ecosystem health, and economic sustainability. </w:t>
                      </w:r>
                    </w:p>
                    <w:p w14:paraId="1865AD9B" w14:textId="77777777" w:rsidR="004326D1" w:rsidRPr="004326D1" w:rsidRDefault="004326D1" w:rsidP="004326D1">
                      <w:pPr>
                        <w:jc w:val="both"/>
                        <w:rPr>
                          <w:lang w:val="en-AU"/>
                        </w:rPr>
                      </w:pPr>
                      <w:r w:rsidRPr="004326D1">
                        <w:rPr>
                          <w:lang w:val="en-AU"/>
                        </w:rPr>
                        <w:t>They provide a systematic framework for organising and presenting statistics about ocean and coastal ecosystems – their condition, the services they provide, and the human activities that depend on and affect them</w:t>
                      </w:r>
                    </w:p>
                    <w:p w14:paraId="2AA5A8EE" w14:textId="77777777" w:rsidR="005834D6" w:rsidRDefault="005834D6" w:rsidP="004B61E5">
                      <w:pPr>
                        <w:jc w:val="both"/>
                        <w:rPr>
                          <w:lang w:val="en-US"/>
                        </w:rPr>
                      </w:pPr>
                    </w:p>
                    <w:p w14:paraId="6733FD93" w14:textId="77777777" w:rsidR="00E917CC" w:rsidRDefault="00E917CC" w:rsidP="004B61E5">
                      <w:pPr>
                        <w:jc w:val="both"/>
                        <w:rPr>
                          <w:lang w:val="en-US"/>
                        </w:rPr>
                      </w:pPr>
                    </w:p>
                    <w:p w14:paraId="28B03ABA" w14:textId="2986EC30" w:rsidR="004B61E5" w:rsidRPr="004B61E5" w:rsidRDefault="004B61E5" w:rsidP="004B61E5">
                      <w:pPr>
                        <w:jc w:val="both"/>
                        <w:rPr>
                          <w:lang w:val="en-US"/>
                        </w:rPr>
                      </w:pPr>
                      <w:r w:rsidRPr="004B61E5">
                        <w:rPr>
                          <w:lang w:val="en-US"/>
                        </w:rPr>
                        <w:t xml:space="preserve">Ocean accounts are integrated records of regularly compiled and comparable data concerning ocean environmental conditions (e.g., extent/condition of mangroves), economic activity (e.g., sale of fish) and social conditions (e.g., coastal employment). They are of a similar structure to existing national accounts maintained by National Statistical Offices or Finance Ministries and are compatible with the </w:t>
                      </w:r>
                      <w:hyperlink r:id="rId18" w:history="1">
                        <w:r w:rsidRPr="004B61E5">
                          <w:rPr>
                            <w:rStyle w:val="Hyperlink"/>
                            <w:color w:val="30302F" w:themeColor="accent6"/>
                            <w:u w:val="none"/>
                            <w:lang w:val="en-US"/>
                          </w:rPr>
                          <w:t>System of National Accounts</w:t>
                        </w:r>
                      </w:hyperlink>
                      <w:r w:rsidRPr="004B61E5">
                        <w:rPr>
                          <w:lang w:val="en-US"/>
                        </w:rPr>
                        <w:t xml:space="preserve">, the </w:t>
                      </w:r>
                      <w:hyperlink r:id="rId19" w:history="1">
                        <w:r w:rsidRPr="004B61E5">
                          <w:rPr>
                            <w:rStyle w:val="Hyperlink"/>
                            <w:color w:val="30302F" w:themeColor="accent6"/>
                            <w:u w:val="none"/>
                            <w:lang w:val="en-US"/>
                          </w:rPr>
                          <w:t>System of Environmental-Economic Accounting</w:t>
                        </w:r>
                      </w:hyperlink>
                      <w:r w:rsidRPr="004B61E5">
                        <w:rPr>
                          <w:lang w:val="en-US"/>
                        </w:rPr>
                        <w:t xml:space="preserve">, the </w:t>
                      </w:r>
                      <w:hyperlink r:id="rId20" w:history="1">
                        <w:r w:rsidRPr="004B61E5">
                          <w:rPr>
                            <w:rStyle w:val="Hyperlink"/>
                            <w:color w:val="30302F" w:themeColor="accent6"/>
                            <w:u w:val="none"/>
                            <w:lang w:val="en-US"/>
                          </w:rPr>
                          <w:t>Framework for Development of Environment Statistics</w:t>
                        </w:r>
                      </w:hyperlink>
                      <w:r w:rsidRPr="004B61E5">
                        <w:rPr>
                          <w:lang w:val="en-US"/>
                        </w:rPr>
                        <w:t xml:space="preserve"> and the ten </w:t>
                      </w:r>
                      <w:hyperlink r:id="rId21" w:history="1">
                        <w:r w:rsidRPr="004B61E5">
                          <w:rPr>
                            <w:rStyle w:val="Hyperlink"/>
                            <w:color w:val="30302F" w:themeColor="accent6"/>
                            <w:u w:val="none"/>
                            <w:lang w:val="en-US"/>
                          </w:rPr>
                          <w:t>Fundamental Principles of Official Statistics</w:t>
                        </w:r>
                      </w:hyperlink>
                      <w:r w:rsidRPr="004B61E5">
                        <w:rPr>
                          <w:lang w:val="en-US"/>
                        </w:rPr>
                        <w:t>.</w:t>
                      </w:r>
                    </w:p>
                    <w:p w14:paraId="0BC9C558" w14:textId="77777777" w:rsidR="004B61E5" w:rsidRPr="004B61E5" w:rsidRDefault="004B61E5" w:rsidP="004B61E5">
                      <w:pPr>
                        <w:rPr>
                          <w:lang w:val="en-US"/>
                        </w:rPr>
                      </w:pPr>
                    </w:p>
                    <w:p w14:paraId="56A4774A" w14:textId="74BE14BB" w:rsidR="004B61E5" w:rsidRPr="004B61E5" w:rsidRDefault="004B61E5" w:rsidP="004B61E5">
                      <w:pPr>
                        <w:rPr>
                          <w:lang w:val="en-US"/>
                        </w:rPr>
                      </w:pPr>
                      <w:r w:rsidRPr="004B61E5">
                        <w:rPr>
                          <w:lang w:val="en-US"/>
                        </w:rPr>
                        <w:t>Ocean accounts integrate f</w:t>
                      </w:r>
                      <w:r w:rsidR="00670F93">
                        <w:rPr>
                          <w:lang w:val="en-US"/>
                        </w:rPr>
                        <w:t>ive</w:t>
                      </w:r>
                      <w:r w:rsidRPr="004B61E5">
                        <w:rPr>
                          <w:lang w:val="en-US"/>
                        </w:rPr>
                        <w:t xml:space="preserve"> key components:</w:t>
                      </w:r>
                    </w:p>
                    <w:p w14:paraId="1BD2AE52" w14:textId="77777777" w:rsidR="00670F93" w:rsidRPr="00670F93" w:rsidRDefault="00670F93" w:rsidP="00670F93">
                      <w:pPr>
                        <w:pStyle w:val="ListParagraph"/>
                        <w:numPr>
                          <w:ilvl w:val="0"/>
                          <w:numId w:val="29"/>
                        </w:numPr>
                        <w:rPr>
                          <w:lang w:val="en-US"/>
                        </w:rPr>
                      </w:pPr>
                      <w:r w:rsidRPr="003871CB">
                        <w:rPr>
                          <w:b/>
                          <w:bCs/>
                          <w:lang w:val="en-US"/>
                        </w:rPr>
                        <w:t>Macro-economic accounts</w:t>
                      </w:r>
                      <w:r w:rsidRPr="00670F93">
                        <w:rPr>
                          <w:lang w:val="en-US"/>
                        </w:rPr>
                        <w:t xml:space="preserve"> where economic measures help identify the “ocean” component of economic sectors to produce indicators, such as Ocean GDP. </w:t>
                      </w:r>
                    </w:p>
                    <w:p w14:paraId="7C763C84" w14:textId="77777777" w:rsidR="00670F93" w:rsidRPr="00670F93" w:rsidRDefault="00670F93" w:rsidP="00670F93">
                      <w:pPr>
                        <w:pStyle w:val="ListParagraph"/>
                        <w:numPr>
                          <w:ilvl w:val="0"/>
                          <w:numId w:val="29"/>
                        </w:numPr>
                        <w:rPr>
                          <w:lang w:val="en-US"/>
                        </w:rPr>
                      </w:pPr>
                      <w:r w:rsidRPr="003871CB">
                        <w:rPr>
                          <w:b/>
                          <w:bCs/>
                          <w:lang w:val="en-US"/>
                        </w:rPr>
                        <w:t>Environmental-economic accounts</w:t>
                      </w:r>
                      <w:r w:rsidRPr="00670F93">
                        <w:rPr>
                          <w:lang w:val="en-US"/>
                        </w:rPr>
                        <w:t xml:space="preserve"> that link environmental assets and their flows, impacts of economic activities (e.g., wastes) and expenditures, taxes and subsidies related to environmental activities. </w:t>
                      </w:r>
                    </w:p>
                    <w:p w14:paraId="5EFC8967" w14:textId="77777777" w:rsidR="00670F93" w:rsidRPr="00670F93" w:rsidRDefault="00670F93" w:rsidP="00670F93">
                      <w:pPr>
                        <w:pStyle w:val="ListParagraph"/>
                        <w:numPr>
                          <w:ilvl w:val="0"/>
                          <w:numId w:val="29"/>
                        </w:numPr>
                        <w:rPr>
                          <w:lang w:val="en-US"/>
                        </w:rPr>
                      </w:pPr>
                      <w:r w:rsidRPr="003871CB">
                        <w:rPr>
                          <w:b/>
                          <w:bCs/>
                          <w:lang w:val="en-US"/>
                        </w:rPr>
                        <w:t>Ecosystem Accounts</w:t>
                      </w:r>
                      <w:r w:rsidRPr="00670F93">
                        <w:rPr>
                          <w:lang w:val="en-US"/>
                        </w:rPr>
                        <w:t xml:space="preserve"> which provide a spatial approach to account for the extent and health (i.e., condition) of ecosystems and the value of services they provide to society and the economy. </w:t>
                      </w:r>
                    </w:p>
                    <w:p w14:paraId="193016CD" w14:textId="77777777" w:rsidR="00670F93" w:rsidRPr="00670F93" w:rsidRDefault="00670F93" w:rsidP="00670F93">
                      <w:pPr>
                        <w:pStyle w:val="ListParagraph"/>
                        <w:numPr>
                          <w:ilvl w:val="0"/>
                          <w:numId w:val="29"/>
                        </w:numPr>
                        <w:rPr>
                          <w:lang w:val="en-US"/>
                        </w:rPr>
                      </w:pPr>
                      <w:r w:rsidRPr="003871CB">
                        <w:rPr>
                          <w:b/>
                          <w:bCs/>
                          <w:lang w:val="en-US"/>
                        </w:rPr>
                        <w:t>Social accounts</w:t>
                      </w:r>
                      <w:r w:rsidRPr="00670F93">
                        <w:rPr>
                          <w:lang w:val="en-US"/>
                        </w:rPr>
                        <w:t xml:space="preserve"> that illustrate dependencies and relationships between human wellbeing, livelihoods and the ocean, and </w:t>
                      </w:r>
                    </w:p>
                    <w:p w14:paraId="1E0FD2E2" w14:textId="3DA0469F" w:rsidR="004B61E5" w:rsidRPr="00670F93" w:rsidRDefault="000C7E62" w:rsidP="00670F93">
                      <w:pPr>
                        <w:pStyle w:val="ListParagraph"/>
                        <w:numPr>
                          <w:ilvl w:val="0"/>
                          <w:numId w:val="29"/>
                        </w:numPr>
                        <w:rPr>
                          <w:lang w:val="en-US"/>
                        </w:rPr>
                      </w:pPr>
                      <w:r>
                        <w:rPr>
                          <w:b/>
                          <w:bCs/>
                          <w:lang w:val="en-US"/>
                        </w:rPr>
                        <w:t>Governance a</w:t>
                      </w:r>
                      <w:r w:rsidR="00670F93" w:rsidRPr="003871CB">
                        <w:rPr>
                          <w:b/>
                          <w:bCs/>
                          <w:lang w:val="en-US"/>
                        </w:rPr>
                        <w:t>ccounts</w:t>
                      </w:r>
                      <w:r w:rsidR="00670F93" w:rsidRPr="00670F93">
                        <w:rPr>
                          <w:lang w:val="en-US"/>
                        </w:rPr>
                        <w:t xml:space="preserve"> that describe the technology, governance and management of ocean space.</w:t>
                      </w:r>
                    </w:p>
                    <w:p w14:paraId="44265F22" w14:textId="77777777" w:rsidR="00670F93" w:rsidRPr="004B61E5" w:rsidRDefault="00670F93" w:rsidP="00670F93">
                      <w:pPr>
                        <w:rPr>
                          <w:lang w:val="en-US"/>
                        </w:rPr>
                      </w:pPr>
                    </w:p>
                    <w:p w14:paraId="13B9AD0D" w14:textId="4E30659A" w:rsidR="00412AD4" w:rsidRPr="00412AD4" w:rsidRDefault="004B61E5" w:rsidP="00412AD4">
                      <w:pPr>
                        <w:rPr>
                          <w:lang w:val="en-US"/>
                        </w:rPr>
                      </w:pPr>
                      <w:r w:rsidRPr="004B61E5">
                        <w:rPr>
                          <w:lang w:val="en-US"/>
                        </w:rPr>
                        <w:t xml:space="preserve">Ocean-related policy often falls short because of isolated and incomplete information. </w:t>
                      </w:r>
                      <w:r w:rsidR="00412AD4" w:rsidRPr="00412AD4">
                        <w:rPr>
                          <w:lang w:val="en-US"/>
                        </w:rPr>
                        <w:t xml:space="preserve">By integrating multiple data sets from a range of sources into a common information infrastructure, </w:t>
                      </w:r>
                      <w:r w:rsidR="00516300">
                        <w:rPr>
                          <w:lang w:val="en-US"/>
                        </w:rPr>
                        <w:t>O</w:t>
                      </w:r>
                      <w:r w:rsidR="00412AD4" w:rsidRPr="00412AD4">
                        <w:rPr>
                          <w:lang w:val="en-US"/>
                        </w:rPr>
                        <w:t xml:space="preserve">cean </w:t>
                      </w:r>
                      <w:r w:rsidR="00516300">
                        <w:rPr>
                          <w:lang w:val="en-US"/>
                        </w:rPr>
                        <w:t>A</w:t>
                      </w:r>
                      <w:r w:rsidR="00412AD4" w:rsidRPr="00412AD4">
                        <w:rPr>
                          <w:lang w:val="en-US"/>
                        </w:rPr>
                        <w:t>ccounts enable countries and stakeholders to:</w:t>
                      </w:r>
                    </w:p>
                    <w:p w14:paraId="55307C80" w14:textId="77777777" w:rsidR="00412AD4" w:rsidRPr="00412AD4" w:rsidRDefault="00412AD4" w:rsidP="00412AD4">
                      <w:pPr>
                        <w:rPr>
                          <w:lang w:val="en-US"/>
                        </w:rPr>
                      </w:pPr>
                    </w:p>
                    <w:p w14:paraId="40251DDB" w14:textId="77777777" w:rsidR="00412AD4" w:rsidRPr="00412AD4" w:rsidRDefault="00412AD4" w:rsidP="00412AD4">
                      <w:pPr>
                        <w:pStyle w:val="ListParagraph"/>
                        <w:numPr>
                          <w:ilvl w:val="0"/>
                          <w:numId w:val="30"/>
                        </w:numPr>
                        <w:rPr>
                          <w:lang w:val="en-US"/>
                        </w:rPr>
                      </w:pPr>
                      <w:r w:rsidRPr="00412AD4">
                        <w:rPr>
                          <w:lang w:val="en-US"/>
                        </w:rPr>
                        <w:t>Track the size, condition and changing structure of the ocean economy.</w:t>
                      </w:r>
                    </w:p>
                    <w:p w14:paraId="6AF72EDA" w14:textId="77777777" w:rsidR="00412AD4" w:rsidRPr="00412AD4" w:rsidRDefault="00412AD4" w:rsidP="00412AD4">
                      <w:pPr>
                        <w:pStyle w:val="ListParagraph"/>
                        <w:numPr>
                          <w:ilvl w:val="0"/>
                          <w:numId w:val="30"/>
                        </w:numPr>
                        <w:rPr>
                          <w:lang w:val="en-US"/>
                        </w:rPr>
                      </w:pPr>
                      <w:r w:rsidRPr="00412AD4">
                        <w:rPr>
                          <w:lang w:val="en-US"/>
                        </w:rPr>
                        <w:t>Re-enforce evidence-based decision-making for ocean planning and management to balance the sustainable use of the marine ecosystem across multiple sectors and stakeholders.</w:t>
                      </w:r>
                    </w:p>
                    <w:p w14:paraId="27CD484C" w14:textId="0C618AC2" w:rsidR="00412AD4" w:rsidRPr="00412AD4" w:rsidRDefault="00412AD4" w:rsidP="00412AD4">
                      <w:pPr>
                        <w:pStyle w:val="ListParagraph"/>
                        <w:numPr>
                          <w:ilvl w:val="0"/>
                          <w:numId w:val="30"/>
                        </w:numPr>
                        <w:rPr>
                          <w:lang w:val="en-US"/>
                        </w:rPr>
                      </w:pPr>
                      <w:r w:rsidRPr="00412AD4">
                        <w:rPr>
                          <w:lang w:val="en-US"/>
                        </w:rPr>
                        <w:t xml:space="preserve">Activate private sector financing in the ocean economy and ecosystem restoration projects. </w:t>
                      </w:r>
                      <w:r w:rsidR="00092169" w:rsidRPr="00092169">
                        <w:rPr>
                          <w:lang w:val="en-US"/>
                        </w:rPr>
                        <w:t xml:space="preserve">Through </w:t>
                      </w:r>
                      <w:r w:rsidR="00092169">
                        <w:rPr>
                          <w:lang w:val="en-US"/>
                        </w:rPr>
                        <w:t>O</w:t>
                      </w:r>
                      <w:r w:rsidR="00092169" w:rsidRPr="00092169">
                        <w:rPr>
                          <w:lang w:val="en-US"/>
                        </w:rPr>
                        <w:t xml:space="preserve">cean </w:t>
                      </w:r>
                      <w:r w:rsidR="00092169">
                        <w:rPr>
                          <w:lang w:val="en-US"/>
                        </w:rPr>
                        <w:t>A</w:t>
                      </w:r>
                      <w:r w:rsidR="00092169" w:rsidRPr="00092169">
                        <w:rPr>
                          <w:lang w:val="en-US"/>
                        </w:rPr>
                        <w:t>ccounts, investors have comparable and regularly updated project data to monitor progress, impact, and benefit.</w:t>
                      </w:r>
                    </w:p>
                    <w:p w14:paraId="095B630E" w14:textId="77777777" w:rsidR="00412AD4" w:rsidRPr="00412AD4" w:rsidRDefault="00412AD4" w:rsidP="00412AD4">
                      <w:pPr>
                        <w:pStyle w:val="ListParagraph"/>
                        <w:numPr>
                          <w:ilvl w:val="0"/>
                          <w:numId w:val="30"/>
                        </w:numPr>
                        <w:rPr>
                          <w:lang w:val="en-US"/>
                        </w:rPr>
                      </w:pPr>
                      <w:r w:rsidRPr="00412AD4">
                        <w:rPr>
                          <w:lang w:val="en-US"/>
                        </w:rPr>
                        <w:t>Identify who is benefitting from the ocean economy (e.g. through ocean-related income, employment and welfare).</w:t>
                      </w:r>
                    </w:p>
                    <w:p w14:paraId="11F3C297" w14:textId="77777777" w:rsidR="00412AD4" w:rsidRDefault="00412AD4" w:rsidP="00412AD4">
                      <w:pPr>
                        <w:pStyle w:val="ListParagraph"/>
                        <w:numPr>
                          <w:ilvl w:val="0"/>
                          <w:numId w:val="30"/>
                        </w:numPr>
                        <w:rPr>
                          <w:lang w:val="en-US"/>
                        </w:rPr>
                      </w:pPr>
                      <w:proofErr w:type="spellStart"/>
                      <w:r w:rsidRPr="00412AD4">
                        <w:rPr>
                          <w:lang w:val="en-US"/>
                        </w:rPr>
                        <w:t>Organise</w:t>
                      </w:r>
                      <w:proofErr w:type="spellEnd"/>
                      <w:r w:rsidRPr="00412AD4">
                        <w:rPr>
                          <w:lang w:val="en-US"/>
                        </w:rPr>
                        <w:t>, present, and communicate information in manner that decision-makers can easily understand (e.g. as dashboards or scenarios).</w:t>
                      </w:r>
                    </w:p>
                    <w:p w14:paraId="70B4F942" w14:textId="5CC226EA" w:rsidR="0078163D" w:rsidRPr="00E66005" w:rsidRDefault="00E66005" w:rsidP="00E66005">
                      <w:pPr>
                        <w:pStyle w:val="ListParagraph"/>
                        <w:numPr>
                          <w:ilvl w:val="0"/>
                          <w:numId w:val="30"/>
                        </w:numPr>
                        <w:rPr>
                          <w:lang w:val="en-AU" w:eastAsia="nl-NL"/>
                        </w:rPr>
                      </w:pPr>
                      <w:r>
                        <w:rPr>
                          <w:lang w:val="en-AU" w:eastAsia="nl-NL"/>
                        </w:rPr>
                        <w:t>Develop an evidence-based to inform o</w:t>
                      </w:r>
                      <w:r w:rsidRPr="00A22F82">
                        <w:rPr>
                          <w:lang w:val="en-AU" w:eastAsia="nl-NL"/>
                        </w:rPr>
                        <w:t>cean policy development (e.g., Marine Spatial Planning) and measure</w:t>
                      </w:r>
                      <w:r>
                        <w:rPr>
                          <w:lang w:val="en-AU" w:eastAsia="nl-NL"/>
                        </w:rPr>
                        <w:t xml:space="preserve"> </w:t>
                      </w:r>
                      <w:r w:rsidRPr="00A22F82">
                        <w:rPr>
                          <w:lang w:val="en-AU" w:eastAsia="nl-NL"/>
                        </w:rPr>
                        <w:t>policy outcomes and their effectiveness.</w:t>
                      </w:r>
                    </w:p>
                    <w:p w14:paraId="328D324C" w14:textId="4DC4EBDD" w:rsidR="0078163D" w:rsidRPr="0078163D" w:rsidRDefault="00412AD4" w:rsidP="0078163D">
                      <w:pPr>
                        <w:pStyle w:val="ListParagraph"/>
                        <w:numPr>
                          <w:ilvl w:val="0"/>
                          <w:numId w:val="30"/>
                        </w:numPr>
                        <w:rPr>
                          <w:lang w:val="en-US"/>
                        </w:rPr>
                      </w:pPr>
                      <w:r w:rsidRPr="00412AD4">
                        <w:rPr>
                          <w:lang w:val="en-US"/>
                        </w:rPr>
                        <w:t>Support and enhance international reporting</w:t>
                      </w:r>
                      <w:r w:rsidR="0078163D">
                        <w:rPr>
                          <w:lang w:val="en-US"/>
                        </w:rPr>
                        <w:t xml:space="preserve"> (including </w:t>
                      </w:r>
                      <w:r w:rsidR="0078163D" w:rsidRPr="002C2F6A">
                        <w:rPr>
                          <w:lang w:val="en-AU" w:eastAsia="nl-NL"/>
                        </w:rPr>
                        <w:t>SDGs, Paris Agreement, CBD framework and other relevant commitments</w:t>
                      </w:r>
                      <w:r w:rsidR="0078163D">
                        <w:rPr>
                          <w:lang w:val="en-AU" w:eastAsia="nl-NL"/>
                        </w:rPr>
                        <w:t>)</w:t>
                      </w:r>
                      <w:r w:rsidRPr="00412AD4">
                        <w:rPr>
                          <w:lang w:val="en-US"/>
                        </w:rPr>
                        <w:t xml:space="preserve"> by identifying comparable, headline indicators that include environmental and social dimensions.</w:t>
                      </w:r>
                    </w:p>
                    <w:p w14:paraId="28B9566D" w14:textId="77777777" w:rsidR="00412AD4" w:rsidRDefault="00412AD4" w:rsidP="004B61E5">
                      <w:pPr>
                        <w:rPr>
                          <w:lang w:val="en-US"/>
                        </w:rPr>
                      </w:pPr>
                    </w:p>
                    <w:p w14:paraId="1F2C9AF3" w14:textId="348FCDB1" w:rsidR="004B61E5" w:rsidRPr="004B61E5" w:rsidRDefault="004B61E5" w:rsidP="004B61E5">
                      <w:pPr>
                        <w:rPr>
                          <w:lang w:val="en-US"/>
                        </w:rPr>
                      </w:pPr>
                    </w:p>
                  </w:txbxContent>
                </v:textbox>
              </v:shape>
            </w:pict>
          </mc:Fallback>
        </mc:AlternateContent>
      </w:r>
    </w:p>
    <w:p w14:paraId="66E8F928" w14:textId="6CBB9E1C" w:rsidR="001D6261" w:rsidRPr="00452152" w:rsidRDefault="004B61E5">
      <w:pPr>
        <w:spacing w:line="240" w:lineRule="auto"/>
        <w:rPr>
          <w:rFonts w:asciiTheme="majorHAnsi" w:eastAsiaTheme="majorEastAsia" w:hAnsiTheme="majorHAnsi" w:cstheme="majorBidi"/>
          <w:color w:val="0A5455" w:themeColor="text1"/>
          <w:sz w:val="36"/>
          <w:szCs w:val="22"/>
          <w:lang w:val="en-US"/>
        </w:rPr>
      </w:pPr>
      <w:r w:rsidRPr="00426E0E">
        <w:rPr>
          <w:color w:val="0A5455" w:themeColor="text1"/>
          <w:sz w:val="36"/>
          <w:szCs w:val="22"/>
          <w:lang w:val="en-US"/>
        </w:rPr>
        <w:br w:type="page"/>
      </w:r>
    </w:p>
    <w:p w14:paraId="2BE8FB6F" w14:textId="289FCDAC" w:rsidR="001D6261" w:rsidRPr="0021295D" w:rsidRDefault="2537A3F8" w:rsidP="256D2A40">
      <w:pPr>
        <w:spacing w:before="240" w:after="240"/>
        <w:rPr>
          <w:rFonts w:ascii="Arial" w:eastAsia="Arial" w:hAnsi="Arial" w:cs="Arial"/>
          <w:szCs w:val="20"/>
          <w:lang w:val="en-AU"/>
        </w:rPr>
      </w:pPr>
      <w:r w:rsidRPr="256D2A40">
        <w:rPr>
          <w:rFonts w:ascii="Arial" w:eastAsia="Arial" w:hAnsi="Arial" w:cs="Arial"/>
          <w:szCs w:val="20"/>
          <w:lang w:val="en-AU"/>
        </w:rPr>
        <w:lastRenderedPageBreak/>
        <w:t>The GOAP Secretariat is hosted by the UNSW Centre for Sustainable Development Reform at the University of New South Wales, Sydney. The Secretariat coordinates GOAP's activities, manages knowledge platforms, and supports the global network of ocean accounting practitioners.</w:t>
      </w:r>
    </w:p>
    <w:p w14:paraId="36632BF0" w14:textId="3806AA8B" w:rsidR="001D6261" w:rsidRPr="0021295D" w:rsidRDefault="3F4E4A1C" w:rsidP="256D2A40">
      <w:pPr>
        <w:rPr>
          <w:shd w:val="clear" w:color="auto" w:fill="FFFFFF"/>
          <w:lang w:val="en-AU" w:eastAsia="nl-NL"/>
        </w:rPr>
      </w:pPr>
      <w:r w:rsidRPr="256D2A40">
        <w:rPr>
          <w:shd w:val="clear" w:color="auto" w:fill="FFFFFF"/>
          <w:lang w:val="en-AU" w:eastAsia="nl-NL"/>
        </w:rPr>
        <w:t>For more information on GOAP or ocean accounts please reach out to the Secretariat below.</w:t>
      </w:r>
    </w:p>
    <w:p w14:paraId="15997340" w14:textId="77777777" w:rsidR="001D6261" w:rsidRPr="008B2B5B" w:rsidRDefault="001D6261" w:rsidP="001D6261">
      <w:pPr>
        <w:jc w:val="center"/>
        <w:rPr>
          <w:color w:val="444443" w:themeColor="accent6" w:themeTint="E6"/>
          <w:sz w:val="18"/>
          <w:szCs w:val="22"/>
          <w:lang w:val="en-AU"/>
        </w:rPr>
      </w:pPr>
    </w:p>
    <w:p w14:paraId="3AE728A8" w14:textId="4B41C1E2" w:rsidR="001D6261" w:rsidRPr="008B2B5B" w:rsidRDefault="001D6261" w:rsidP="001D6261">
      <w:pPr>
        <w:jc w:val="center"/>
        <w:rPr>
          <w:color w:val="444443" w:themeColor="accent6" w:themeTint="E6"/>
          <w:sz w:val="18"/>
          <w:szCs w:val="22"/>
          <w:lang w:val="en-AU"/>
        </w:rPr>
      </w:pPr>
      <w:r w:rsidRPr="003D37A3">
        <w:rPr>
          <w:sz w:val="18"/>
          <w:szCs w:val="22"/>
          <w:lang w:val="en-AU"/>
        </w:rPr>
        <w:t>info@oceanaccounts.org</w:t>
      </w:r>
    </w:p>
    <w:p w14:paraId="510F76AB" w14:textId="77777777" w:rsidR="001D6261" w:rsidRPr="008B2B5B" w:rsidRDefault="001D6261" w:rsidP="001D6261">
      <w:pPr>
        <w:jc w:val="center"/>
        <w:rPr>
          <w:color w:val="444443" w:themeColor="accent6" w:themeTint="E6"/>
          <w:sz w:val="18"/>
          <w:szCs w:val="22"/>
          <w:lang w:val="en-AU"/>
        </w:rPr>
      </w:pPr>
      <w:hyperlink r:id="rId22" w:history="1">
        <w:r w:rsidRPr="008B2B5B">
          <w:rPr>
            <w:rStyle w:val="Hyperlink"/>
            <w:sz w:val="18"/>
            <w:szCs w:val="22"/>
            <w:lang w:val="en-AU"/>
          </w:rPr>
          <w:t>www.oceanaccounts.org</w:t>
        </w:r>
      </w:hyperlink>
    </w:p>
    <w:p w14:paraId="59485C74" w14:textId="6AE0A410" w:rsidR="001D6261" w:rsidRPr="008B2B5B" w:rsidRDefault="3F4E4A1C" w:rsidP="256D2A40">
      <w:pPr>
        <w:jc w:val="center"/>
        <w:rPr>
          <w:color w:val="444443" w:themeColor="accent6" w:themeTint="E6"/>
          <w:sz w:val="18"/>
          <w:szCs w:val="18"/>
          <w:lang w:val="en-AU"/>
        </w:rPr>
      </w:pPr>
      <w:r w:rsidRPr="256D2A40">
        <w:rPr>
          <w:color w:val="444443" w:themeColor="accent6" w:themeTint="E6"/>
          <w:sz w:val="18"/>
          <w:szCs w:val="18"/>
          <w:lang w:val="en-AU"/>
        </w:rPr>
        <w:t>@OceanAcount</w:t>
      </w:r>
      <w:r w:rsidR="129A2627" w:rsidRPr="256D2A40">
        <w:rPr>
          <w:color w:val="444443" w:themeColor="accent6" w:themeTint="E6"/>
          <w:sz w:val="18"/>
          <w:szCs w:val="18"/>
          <w:lang w:val="en-AU"/>
        </w:rPr>
        <w:t>s</w:t>
      </w:r>
    </w:p>
    <w:p w14:paraId="2F8953D0" w14:textId="58D9E4F7" w:rsidR="0008109E" w:rsidRPr="002879FB" w:rsidRDefault="0008109E" w:rsidP="002879FB">
      <w:pPr>
        <w:spacing w:line="240" w:lineRule="auto"/>
        <w:rPr>
          <w:rFonts w:asciiTheme="majorHAnsi" w:eastAsiaTheme="majorEastAsia" w:hAnsiTheme="majorHAnsi" w:cstheme="majorBidi"/>
          <w:color w:val="0A5455" w:themeColor="text1"/>
          <w:sz w:val="36"/>
          <w:szCs w:val="22"/>
          <w:lang w:val="en-US"/>
        </w:rPr>
      </w:pPr>
    </w:p>
    <w:sectPr w:rsidR="0008109E" w:rsidRPr="002879FB" w:rsidSect="00224D9C">
      <w:headerReference w:type="default" r:id="rId23"/>
      <w:footerReference w:type="even" r:id="rId24"/>
      <w:footerReference w:type="default" r:id="rId25"/>
      <w:headerReference w:type="first" r:id="rId26"/>
      <w:footerReference w:type="first" r:id="rId27"/>
      <w:pgSz w:w="11906" w:h="16838"/>
      <w:pgMar w:top="1865"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0DED" w14:textId="77777777" w:rsidR="00D237BC" w:rsidRDefault="00D237BC" w:rsidP="00D6705A">
      <w:pPr>
        <w:spacing w:line="240" w:lineRule="auto"/>
      </w:pPr>
      <w:r>
        <w:separator/>
      </w:r>
    </w:p>
  </w:endnote>
  <w:endnote w:type="continuationSeparator" w:id="0">
    <w:p w14:paraId="4026A4CB" w14:textId="77777777" w:rsidR="00D237BC" w:rsidRDefault="00D237BC" w:rsidP="00D6705A">
      <w:pPr>
        <w:spacing w:line="240" w:lineRule="auto"/>
      </w:pPr>
      <w:r>
        <w:continuationSeparator/>
      </w:r>
    </w:p>
  </w:endnote>
  <w:endnote w:type="continuationNotice" w:id="1">
    <w:p w14:paraId="266D4DB6" w14:textId="77777777" w:rsidR="00D237BC" w:rsidRDefault="00D237B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oofdtekst CS)">
    <w:altName w:val="Times New Roman"/>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10D9" w14:textId="77777777" w:rsidR="00D6705A" w:rsidRDefault="00D6705A" w:rsidP="00BA437F">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7FDF1664" w14:textId="77777777" w:rsidR="00D6705A" w:rsidRDefault="00D6705A" w:rsidP="00D6705A">
    <w:pPr>
      <w:pStyle w:val="Footer"/>
      <w:framePr w:wrap="none" w:vAnchor="text" w:hAnchor="margin" w:y="1"/>
      <w:ind w:firstLine="360"/>
      <w:rPr>
        <w:rStyle w:val="PageNumber"/>
      </w:rPr>
    </w:pPr>
    <w:r>
      <w:rPr>
        <w:rStyle w:val="PageNumber"/>
      </w:rPr>
      <w:fldChar w:fldCharType="begin"/>
    </w:r>
    <w:r>
      <w:rPr>
        <w:rStyle w:val="PageNumber"/>
      </w:rPr>
      <w:instrText xml:space="preserve"> PAGE </w:instrText>
    </w:r>
    <w:r>
      <w:rPr>
        <w:rStyle w:val="PageNumber"/>
      </w:rPr>
      <w:fldChar w:fldCharType="end"/>
    </w:r>
  </w:p>
  <w:p w14:paraId="2C6AF80F" w14:textId="77777777" w:rsidR="00D6705A" w:rsidRDefault="00D6705A" w:rsidP="00D6705A">
    <w:pPr>
      <w:pStyle w:val="Footer"/>
      <w:framePr w:wrap="none" w:vAnchor="text" w:hAnchor="margin" w:xAlign="right" w:y="1"/>
      <w:ind w:firstLine="360"/>
      <w:rPr>
        <w:rStyle w:val="PageNumber"/>
      </w:rPr>
    </w:pPr>
    <w:r>
      <w:rPr>
        <w:rStyle w:val="PageNumber"/>
      </w:rPr>
      <w:fldChar w:fldCharType="begin"/>
    </w:r>
    <w:r>
      <w:rPr>
        <w:rStyle w:val="PageNumber"/>
      </w:rPr>
      <w:instrText xml:space="preserve"> PAGE </w:instrText>
    </w:r>
    <w:r>
      <w:rPr>
        <w:rStyle w:val="PageNumber"/>
      </w:rPr>
      <w:fldChar w:fldCharType="end"/>
    </w:r>
  </w:p>
  <w:p w14:paraId="1EBB2980" w14:textId="77777777" w:rsidR="00D6705A" w:rsidRDefault="00D6705A" w:rsidP="00D670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3B9C7B" w:themeColor="background2"/>
      </w:rPr>
      <w:id w:val="-444455085"/>
      <w:docPartObj>
        <w:docPartGallery w:val="Page Numbers (Bottom of Page)"/>
        <w:docPartUnique/>
      </w:docPartObj>
    </w:sdtPr>
    <w:sdtEndPr>
      <w:rPr>
        <w:rStyle w:val="PageNumber"/>
      </w:rPr>
    </w:sdtEndPr>
    <w:sdtContent>
      <w:p w14:paraId="15CCDD59" w14:textId="77777777" w:rsidR="00D6705A" w:rsidRPr="00D6705A" w:rsidRDefault="00D6705A" w:rsidP="00D6705A">
        <w:pPr>
          <w:pStyle w:val="Footer"/>
          <w:framePr w:wrap="none" w:vAnchor="text" w:hAnchor="page" w:x="365" w:y="388"/>
          <w:rPr>
            <w:rStyle w:val="PageNumber"/>
            <w:color w:val="3B9C7B" w:themeColor="background2"/>
          </w:rPr>
        </w:pPr>
        <w:r w:rsidRPr="000F2B8F">
          <w:rPr>
            <w:rStyle w:val="PageNumber"/>
            <w:color w:val="3B9C7B" w:themeColor="background2"/>
            <w:szCs w:val="21"/>
          </w:rPr>
          <w:fldChar w:fldCharType="begin"/>
        </w:r>
        <w:r w:rsidRPr="000F2B8F">
          <w:rPr>
            <w:rStyle w:val="PageNumber"/>
            <w:color w:val="3B9C7B" w:themeColor="background2"/>
            <w:szCs w:val="21"/>
          </w:rPr>
          <w:instrText xml:space="preserve"> PAGE </w:instrText>
        </w:r>
        <w:r w:rsidRPr="000F2B8F">
          <w:rPr>
            <w:rStyle w:val="PageNumber"/>
            <w:color w:val="3B9C7B" w:themeColor="background2"/>
            <w:szCs w:val="21"/>
          </w:rPr>
          <w:fldChar w:fldCharType="separate"/>
        </w:r>
        <w:r w:rsidRPr="000F2B8F">
          <w:rPr>
            <w:rStyle w:val="PageNumber"/>
            <w:noProof/>
            <w:color w:val="3B9C7B" w:themeColor="background2"/>
            <w:szCs w:val="21"/>
          </w:rPr>
          <w:t>2</w:t>
        </w:r>
        <w:r w:rsidRPr="000F2B8F">
          <w:rPr>
            <w:rStyle w:val="PageNumber"/>
            <w:color w:val="3B9C7B" w:themeColor="background2"/>
            <w:szCs w:val="21"/>
          </w:rPr>
          <w:fldChar w:fldCharType="end"/>
        </w:r>
      </w:p>
    </w:sdtContent>
  </w:sdt>
  <w:p w14:paraId="6F546CF5" w14:textId="77777777" w:rsidR="00D6705A" w:rsidRPr="00500F4B" w:rsidRDefault="00D6705A" w:rsidP="00D6705A">
    <w:pPr>
      <w:pStyle w:val="Footer"/>
      <w:ind w:right="360" w:firstLine="360"/>
      <w:rPr>
        <w:szCs w:val="21"/>
      </w:rPr>
    </w:pPr>
    <w:r w:rsidRPr="00500F4B">
      <w:rPr>
        <w:noProof/>
        <w:szCs w:val="21"/>
        <w:lang w:val="en-US"/>
      </w:rPr>
      <w:drawing>
        <wp:anchor distT="0" distB="0" distL="114300" distR="114300" simplePos="0" relativeHeight="251658241" behindDoc="0" locked="0" layoutInCell="1" allowOverlap="1" wp14:anchorId="2CADDA75" wp14:editId="24A28835">
          <wp:simplePos x="0" y="0"/>
          <wp:positionH relativeFrom="column">
            <wp:posOffset>6230397</wp:posOffset>
          </wp:positionH>
          <wp:positionV relativeFrom="paragraph">
            <wp:posOffset>-1091985</wp:posOffset>
          </wp:positionV>
          <wp:extent cx="404148" cy="165590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7168" cy="166828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C052" w14:textId="77777777" w:rsidR="00D6705A" w:rsidRDefault="000F2B8F" w:rsidP="00D6705A">
    <w:pPr>
      <w:pStyle w:val="Footer"/>
      <w:ind w:firstLine="360"/>
    </w:pPr>
    <w:r>
      <w:rPr>
        <w:noProof/>
        <w:lang w:val="en-US"/>
      </w:rPr>
      <w:drawing>
        <wp:anchor distT="0" distB="0" distL="114300" distR="114300" simplePos="0" relativeHeight="251658242" behindDoc="0" locked="0" layoutInCell="1" allowOverlap="1" wp14:anchorId="0A501A98" wp14:editId="3E18FBAE">
          <wp:simplePos x="0" y="0"/>
          <wp:positionH relativeFrom="column">
            <wp:posOffset>6230319</wp:posOffset>
          </wp:positionH>
          <wp:positionV relativeFrom="paragraph">
            <wp:posOffset>-1092631</wp:posOffset>
          </wp:positionV>
          <wp:extent cx="404148" cy="1655908"/>
          <wp:effectExtent l="0" t="0" r="0" b="0"/>
          <wp:wrapNone/>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4148" cy="165590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1DC2D" w14:textId="77777777" w:rsidR="00D237BC" w:rsidRDefault="00D237BC" w:rsidP="00D6705A">
      <w:pPr>
        <w:spacing w:line="240" w:lineRule="auto"/>
      </w:pPr>
      <w:r>
        <w:separator/>
      </w:r>
    </w:p>
  </w:footnote>
  <w:footnote w:type="continuationSeparator" w:id="0">
    <w:p w14:paraId="2ACE5CCE" w14:textId="77777777" w:rsidR="00D237BC" w:rsidRDefault="00D237BC" w:rsidP="00D6705A">
      <w:pPr>
        <w:spacing w:line="240" w:lineRule="auto"/>
      </w:pPr>
      <w:r>
        <w:continuationSeparator/>
      </w:r>
    </w:p>
  </w:footnote>
  <w:footnote w:type="continuationNotice" w:id="1">
    <w:p w14:paraId="0D0683AB" w14:textId="77777777" w:rsidR="00D237BC" w:rsidRDefault="00D237BC">
      <w:pPr>
        <w:spacing w:line="240" w:lineRule="auto"/>
      </w:pPr>
    </w:p>
  </w:footnote>
  <w:footnote w:id="2">
    <w:p w14:paraId="266591B0" w14:textId="4B4C9F33" w:rsidR="002879FB" w:rsidRPr="002879FB" w:rsidDel="00AE54EC" w:rsidRDefault="002879FB">
      <w:pPr>
        <w:pStyle w:val="FootnoteText"/>
        <w:rPr>
          <w:del w:id="4" w:author="Troy Beer" w:date="2026-02-17T12:37:00Z" w16du:dateUtc="2026-02-17T01:37:00Z"/>
          <w:lang w:val="en-GB"/>
        </w:rPr>
      </w:pPr>
      <w:del w:id="5" w:author="Troy Beer" w:date="2026-02-17T12:37:00Z" w16du:dateUtc="2026-02-17T01:37:00Z">
        <w:r w:rsidRPr="002879FB" w:rsidDel="00AE54EC">
          <w:rPr>
            <w:rStyle w:val="FootnoteReference"/>
            <w:lang w:val="en-GB"/>
          </w:rPr>
          <w:footnoteRef/>
        </w:r>
        <w:r w:rsidRPr="002879FB" w:rsidDel="00AE54EC">
          <w:rPr>
            <w:lang w:val="en-GB"/>
          </w:rPr>
          <w:delText xml:space="preserve"> The Beyond GDP initiative is about developing indicators that are as clear and appealing as GDP, but more inclusive of environmental and social aspects of progress.</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89A3" w14:textId="38163E15" w:rsidR="00D6705A" w:rsidRPr="00224D9C" w:rsidRDefault="00D6705A" w:rsidP="00F8030F">
    <w:pPr>
      <w:pStyle w:val="Header"/>
      <w:rPr>
        <w:sz w:val="11"/>
        <w:szCs w:val="11"/>
        <w:lang w:val="en-US"/>
      </w:rPr>
    </w:pPr>
    <w:r>
      <w:rPr>
        <w:noProof/>
        <w:sz w:val="18"/>
        <w:szCs w:val="22"/>
      </w:rPr>
      <w:drawing>
        <wp:anchor distT="0" distB="0" distL="114300" distR="114300" simplePos="0" relativeHeight="251658240" behindDoc="0" locked="0" layoutInCell="1" allowOverlap="1" wp14:anchorId="69A42931" wp14:editId="59CD1BBC">
          <wp:simplePos x="0" y="0"/>
          <wp:positionH relativeFrom="column">
            <wp:posOffset>5795645</wp:posOffset>
          </wp:positionH>
          <wp:positionV relativeFrom="paragraph">
            <wp:posOffset>-8255</wp:posOffset>
          </wp:positionV>
          <wp:extent cx="482600" cy="609600"/>
          <wp:effectExtent l="0" t="0" r="0" b="0"/>
          <wp:wrapThrough wrapText="bothSides">
            <wp:wrapPolygon edited="0">
              <wp:start x="568" y="450"/>
              <wp:lineTo x="568" y="4950"/>
              <wp:lineTo x="3411" y="8550"/>
              <wp:lineTo x="6253" y="8550"/>
              <wp:lineTo x="6253" y="14400"/>
              <wp:lineTo x="7389" y="15750"/>
              <wp:lineTo x="12505" y="15750"/>
              <wp:lineTo x="12505" y="20700"/>
              <wp:lineTo x="20463" y="20700"/>
              <wp:lineTo x="20463" y="450"/>
              <wp:lineTo x="568" y="450"/>
            </wp:wrapPolygon>
          </wp:wrapThrough>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2600" cy="60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FA8B" w14:textId="06A082CC" w:rsidR="00F8030F" w:rsidRDefault="00F8030F" w:rsidP="00F8030F">
    <w:pPr>
      <w:pStyle w:val="Header"/>
      <w:jc w:val="right"/>
    </w:pPr>
    <w:r>
      <w:rPr>
        <w:noProof/>
      </w:rPr>
      <w:drawing>
        <wp:inline distT="0" distB="0" distL="0" distR="0" wp14:anchorId="56C675EB" wp14:editId="643C5561">
          <wp:extent cx="1647037" cy="552893"/>
          <wp:effectExtent l="0" t="0" r="0" b="6350"/>
          <wp:docPr id="5" name="Picture 5" descr="A blue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sig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673642" cy="5618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31D"/>
    <w:multiLevelType w:val="multilevel"/>
    <w:tmpl w:val="A90CD582"/>
    <w:lvl w:ilvl="0">
      <w:start w:val="1"/>
      <w:numFmt w:val="bullet"/>
      <w:lvlText w:val=""/>
      <w:lvlJc w:val="left"/>
      <w:pPr>
        <w:ind w:left="720" w:hanging="360"/>
      </w:pPr>
      <w:rPr>
        <w:rFonts w:ascii="Symbol" w:hAnsi="Symbol" w:hint="default"/>
        <w:color w:val="3B9C7B" w:themeColor="background2"/>
      </w:rPr>
    </w:lvl>
    <w:lvl w:ilvl="1">
      <w:start w:val="1"/>
      <w:numFmt w:val="decimal"/>
      <w:lvlText w:val="%1.%2."/>
      <w:lvlJc w:val="left"/>
      <w:pPr>
        <w:ind w:left="1152" w:hanging="432"/>
      </w:pPr>
      <w:rPr>
        <w:color w:val="3B9C7B" w:themeColor="background2"/>
      </w:rPr>
    </w:lvl>
    <w:lvl w:ilvl="2">
      <w:start w:val="1"/>
      <w:numFmt w:val="decimal"/>
      <w:lvlText w:val="%1.%2.%3."/>
      <w:lvlJc w:val="left"/>
      <w:pPr>
        <w:ind w:left="1584" w:hanging="504"/>
      </w:pPr>
      <w:rPr>
        <w:color w:val="3B9C7B" w:themeColor="background2"/>
      </w:rPr>
    </w:lvl>
    <w:lvl w:ilvl="3">
      <w:start w:val="1"/>
      <w:numFmt w:val="decimal"/>
      <w:lvlText w:val="%1.%2.%3.%4."/>
      <w:lvlJc w:val="left"/>
      <w:pPr>
        <w:ind w:left="2088" w:hanging="648"/>
      </w:pPr>
      <w:rPr>
        <w:color w:val="3B9C7B" w:themeColor="background2"/>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461445A"/>
    <w:multiLevelType w:val="hybridMultilevel"/>
    <w:tmpl w:val="329023E2"/>
    <w:lvl w:ilvl="0" w:tplc="FF449370">
      <w:start w:val="1"/>
      <w:numFmt w:val="bullet"/>
      <w:lvlText w:val=""/>
      <w:lvlJc w:val="left"/>
      <w:pPr>
        <w:ind w:left="720" w:hanging="360"/>
      </w:pPr>
      <w:rPr>
        <w:rFonts w:ascii="Symbol" w:hAnsi="Symbol" w:hint="default"/>
      </w:rPr>
    </w:lvl>
    <w:lvl w:ilvl="1" w:tplc="948071B2">
      <w:start w:val="1"/>
      <w:numFmt w:val="bullet"/>
      <w:lvlText w:val="o"/>
      <w:lvlJc w:val="left"/>
      <w:pPr>
        <w:ind w:left="1440" w:hanging="360"/>
      </w:pPr>
      <w:rPr>
        <w:rFonts w:ascii="Courier New" w:hAnsi="Courier New" w:hint="default"/>
      </w:rPr>
    </w:lvl>
    <w:lvl w:ilvl="2" w:tplc="3BE8AB92">
      <w:start w:val="1"/>
      <w:numFmt w:val="bullet"/>
      <w:lvlText w:val=""/>
      <w:lvlJc w:val="left"/>
      <w:pPr>
        <w:ind w:left="2160" w:hanging="360"/>
      </w:pPr>
      <w:rPr>
        <w:rFonts w:ascii="Wingdings" w:hAnsi="Wingdings" w:hint="default"/>
      </w:rPr>
    </w:lvl>
    <w:lvl w:ilvl="3" w:tplc="887EDFFE">
      <w:start w:val="1"/>
      <w:numFmt w:val="bullet"/>
      <w:lvlText w:val=""/>
      <w:lvlJc w:val="left"/>
      <w:pPr>
        <w:ind w:left="2880" w:hanging="360"/>
      </w:pPr>
      <w:rPr>
        <w:rFonts w:ascii="Symbol" w:hAnsi="Symbol" w:hint="default"/>
      </w:rPr>
    </w:lvl>
    <w:lvl w:ilvl="4" w:tplc="94DC34B8">
      <w:start w:val="1"/>
      <w:numFmt w:val="bullet"/>
      <w:lvlText w:val="o"/>
      <w:lvlJc w:val="left"/>
      <w:pPr>
        <w:ind w:left="3600" w:hanging="360"/>
      </w:pPr>
      <w:rPr>
        <w:rFonts w:ascii="Courier New" w:hAnsi="Courier New" w:hint="default"/>
      </w:rPr>
    </w:lvl>
    <w:lvl w:ilvl="5" w:tplc="D6D42094">
      <w:start w:val="1"/>
      <w:numFmt w:val="bullet"/>
      <w:lvlText w:val=""/>
      <w:lvlJc w:val="left"/>
      <w:pPr>
        <w:ind w:left="4320" w:hanging="360"/>
      </w:pPr>
      <w:rPr>
        <w:rFonts w:ascii="Wingdings" w:hAnsi="Wingdings" w:hint="default"/>
      </w:rPr>
    </w:lvl>
    <w:lvl w:ilvl="6" w:tplc="1EAE74A8">
      <w:start w:val="1"/>
      <w:numFmt w:val="bullet"/>
      <w:lvlText w:val=""/>
      <w:lvlJc w:val="left"/>
      <w:pPr>
        <w:ind w:left="5040" w:hanging="360"/>
      </w:pPr>
      <w:rPr>
        <w:rFonts w:ascii="Symbol" w:hAnsi="Symbol" w:hint="default"/>
      </w:rPr>
    </w:lvl>
    <w:lvl w:ilvl="7" w:tplc="E230CEA4">
      <w:start w:val="1"/>
      <w:numFmt w:val="bullet"/>
      <w:lvlText w:val="o"/>
      <w:lvlJc w:val="left"/>
      <w:pPr>
        <w:ind w:left="5760" w:hanging="360"/>
      </w:pPr>
      <w:rPr>
        <w:rFonts w:ascii="Courier New" w:hAnsi="Courier New" w:hint="default"/>
      </w:rPr>
    </w:lvl>
    <w:lvl w:ilvl="8" w:tplc="E4F2B430">
      <w:start w:val="1"/>
      <w:numFmt w:val="bullet"/>
      <w:lvlText w:val=""/>
      <w:lvlJc w:val="left"/>
      <w:pPr>
        <w:ind w:left="6480" w:hanging="360"/>
      </w:pPr>
      <w:rPr>
        <w:rFonts w:ascii="Wingdings" w:hAnsi="Wingdings" w:hint="default"/>
      </w:rPr>
    </w:lvl>
  </w:abstractNum>
  <w:abstractNum w:abstractNumId="2" w15:restartNumberingAfterBreak="0">
    <w:nsid w:val="0A2260D2"/>
    <w:multiLevelType w:val="hybridMultilevel"/>
    <w:tmpl w:val="50AA17A6"/>
    <w:lvl w:ilvl="0" w:tplc="CC765024">
      <w:start w:val="1"/>
      <w:numFmt w:val="bullet"/>
      <w:lvlText w:val=""/>
      <w:lvlJc w:val="left"/>
      <w:pPr>
        <w:ind w:left="720" w:hanging="360"/>
      </w:pPr>
      <w:rPr>
        <w:rFonts w:ascii="Wingdings" w:hAnsi="Wingdings" w:hint="default"/>
        <w:color w:val="3B9C7B" w:themeColor="background2"/>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B51DF"/>
    <w:multiLevelType w:val="hybridMultilevel"/>
    <w:tmpl w:val="C76CF8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A94A0A"/>
    <w:multiLevelType w:val="hybridMultilevel"/>
    <w:tmpl w:val="58CAB9C2"/>
    <w:lvl w:ilvl="0" w:tplc="CC765024">
      <w:start w:val="1"/>
      <w:numFmt w:val="bullet"/>
      <w:lvlText w:val=""/>
      <w:lvlJc w:val="left"/>
      <w:pPr>
        <w:ind w:left="720" w:hanging="360"/>
      </w:pPr>
      <w:rPr>
        <w:rFonts w:ascii="Wingdings" w:hAnsi="Wingdings" w:hint="default"/>
        <w:color w:val="3B9C7B" w:themeColor="background2"/>
        <w:u w:val="none"/>
      </w:rPr>
    </w:lvl>
    <w:lvl w:ilvl="1" w:tplc="CC765024">
      <w:start w:val="1"/>
      <w:numFmt w:val="bullet"/>
      <w:lvlText w:val=""/>
      <w:lvlJc w:val="left"/>
      <w:pPr>
        <w:ind w:left="1440" w:hanging="360"/>
      </w:pPr>
      <w:rPr>
        <w:rFonts w:ascii="Wingdings" w:hAnsi="Wingdings" w:hint="default"/>
        <w:color w:val="3B9C7B" w:themeColor="background2"/>
        <w:u w:val="none"/>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2B34BE"/>
    <w:multiLevelType w:val="hybridMultilevel"/>
    <w:tmpl w:val="9EB2B5DC"/>
    <w:lvl w:ilvl="0" w:tplc="CC765024">
      <w:start w:val="1"/>
      <w:numFmt w:val="bullet"/>
      <w:lvlText w:val=""/>
      <w:lvlJc w:val="left"/>
      <w:pPr>
        <w:ind w:left="720" w:hanging="360"/>
      </w:pPr>
      <w:rPr>
        <w:rFonts w:ascii="Wingdings" w:hAnsi="Wingdings" w:hint="default"/>
        <w:color w:val="3B9C7B" w:themeColor="background2"/>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912331"/>
    <w:multiLevelType w:val="hybridMultilevel"/>
    <w:tmpl w:val="83F24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4D7D9A"/>
    <w:multiLevelType w:val="multilevel"/>
    <w:tmpl w:val="0413001D"/>
    <w:styleLink w:val="Stijl1"/>
    <w:lvl w:ilvl="0">
      <w:start w:val="1"/>
      <w:numFmt w:val="decimal"/>
      <w:lvlText w:val="%1)"/>
      <w:lvlJc w:val="left"/>
      <w:pPr>
        <w:ind w:left="360" w:hanging="360"/>
      </w:pPr>
      <w:rPr>
        <w:color w:val="3B9C7B" w:themeColor="background2"/>
      </w:rPr>
    </w:lvl>
    <w:lvl w:ilvl="1">
      <w:start w:val="1"/>
      <w:numFmt w:val="lowerLetter"/>
      <w:lvlText w:val="%2)"/>
      <w:lvlJc w:val="left"/>
      <w:pPr>
        <w:ind w:left="720" w:hanging="360"/>
      </w:pPr>
      <w:rPr>
        <w:color w:val="3B9C7B" w:themeColor="background2"/>
      </w:rPr>
    </w:lvl>
    <w:lvl w:ilvl="2">
      <w:start w:val="1"/>
      <w:numFmt w:val="lowerRoman"/>
      <w:lvlText w:val="%3)"/>
      <w:lvlJc w:val="left"/>
      <w:pPr>
        <w:ind w:left="1080" w:hanging="360"/>
      </w:pPr>
      <w:rPr>
        <w:color w:val="3B9C7B" w:themeColor="background2"/>
      </w:rPr>
    </w:lvl>
    <w:lvl w:ilvl="3">
      <w:start w:val="1"/>
      <w:numFmt w:val="decimal"/>
      <w:lvlText w:val="(%4)"/>
      <w:lvlJc w:val="left"/>
      <w:pPr>
        <w:ind w:left="1440" w:hanging="360"/>
      </w:pPr>
      <w:rPr>
        <w:color w:val="3B9C7B" w:themeColor="background2"/>
      </w:rPr>
    </w:lvl>
    <w:lvl w:ilvl="4">
      <w:start w:val="1"/>
      <w:numFmt w:val="lowerLetter"/>
      <w:lvlText w:val="(%5)"/>
      <w:lvlJc w:val="left"/>
      <w:pPr>
        <w:ind w:left="1800" w:hanging="360"/>
      </w:pPr>
      <w:rPr>
        <w:color w:val="3B9C7B" w:themeColor="background2"/>
      </w:rPr>
    </w:lvl>
    <w:lvl w:ilvl="5">
      <w:start w:val="1"/>
      <w:numFmt w:val="lowerRoman"/>
      <w:lvlText w:val="(%6)"/>
      <w:lvlJc w:val="left"/>
      <w:pPr>
        <w:ind w:left="2160" w:hanging="360"/>
      </w:pPr>
      <w:rPr>
        <w:color w:val="3B9C7B" w:themeColor="background2"/>
      </w:rPr>
    </w:lvl>
    <w:lvl w:ilvl="6">
      <w:start w:val="1"/>
      <w:numFmt w:val="decimal"/>
      <w:lvlText w:val="%7."/>
      <w:lvlJc w:val="left"/>
      <w:pPr>
        <w:ind w:left="2520" w:hanging="360"/>
      </w:pPr>
      <w:rPr>
        <w:color w:val="3B9C7B" w:themeColor="background2"/>
      </w:rPr>
    </w:lvl>
    <w:lvl w:ilvl="7">
      <w:start w:val="1"/>
      <w:numFmt w:val="lowerLetter"/>
      <w:lvlText w:val="%8."/>
      <w:lvlJc w:val="left"/>
      <w:pPr>
        <w:ind w:left="2880" w:hanging="360"/>
      </w:pPr>
      <w:rPr>
        <w:color w:val="3B9C7B" w:themeColor="background2"/>
      </w:rPr>
    </w:lvl>
    <w:lvl w:ilvl="8">
      <w:start w:val="1"/>
      <w:numFmt w:val="lowerRoman"/>
      <w:lvlText w:val="%9."/>
      <w:lvlJc w:val="left"/>
      <w:pPr>
        <w:ind w:left="3240" w:hanging="360"/>
      </w:pPr>
      <w:rPr>
        <w:color w:val="3B9C7B" w:themeColor="background2"/>
      </w:rPr>
    </w:lvl>
  </w:abstractNum>
  <w:abstractNum w:abstractNumId="8" w15:restartNumberingAfterBreak="0">
    <w:nsid w:val="28894923"/>
    <w:multiLevelType w:val="multilevel"/>
    <w:tmpl w:val="A90CD582"/>
    <w:lvl w:ilvl="0">
      <w:start w:val="1"/>
      <w:numFmt w:val="bullet"/>
      <w:lvlText w:val=""/>
      <w:lvlJc w:val="left"/>
      <w:pPr>
        <w:ind w:left="720" w:hanging="360"/>
      </w:pPr>
      <w:rPr>
        <w:rFonts w:ascii="Symbol" w:hAnsi="Symbol" w:hint="default"/>
        <w:color w:val="3B9C7B" w:themeColor="background2"/>
      </w:rPr>
    </w:lvl>
    <w:lvl w:ilvl="1">
      <w:start w:val="1"/>
      <w:numFmt w:val="decimal"/>
      <w:lvlText w:val="%1.%2."/>
      <w:lvlJc w:val="left"/>
      <w:pPr>
        <w:ind w:left="1152" w:hanging="432"/>
      </w:pPr>
      <w:rPr>
        <w:color w:val="3B9C7B" w:themeColor="background2"/>
      </w:rPr>
    </w:lvl>
    <w:lvl w:ilvl="2">
      <w:start w:val="1"/>
      <w:numFmt w:val="decimal"/>
      <w:lvlText w:val="%1.%2.%3."/>
      <w:lvlJc w:val="left"/>
      <w:pPr>
        <w:ind w:left="1584" w:hanging="504"/>
      </w:pPr>
      <w:rPr>
        <w:color w:val="3B9C7B" w:themeColor="background2"/>
      </w:rPr>
    </w:lvl>
    <w:lvl w:ilvl="3">
      <w:start w:val="1"/>
      <w:numFmt w:val="decimal"/>
      <w:lvlText w:val="%1.%2.%3.%4."/>
      <w:lvlJc w:val="left"/>
      <w:pPr>
        <w:ind w:left="2088" w:hanging="648"/>
      </w:pPr>
      <w:rPr>
        <w:color w:val="3B9C7B" w:themeColor="background2"/>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29D63E5A"/>
    <w:multiLevelType w:val="hybridMultilevel"/>
    <w:tmpl w:val="A39AF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E62F1C"/>
    <w:multiLevelType w:val="hybridMultilevel"/>
    <w:tmpl w:val="EF4CF658"/>
    <w:lvl w:ilvl="0" w:tplc="CC765024">
      <w:start w:val="1"/>
      <w:numFmt w:val="bullet"/>
      <w:lvlText w:val=""/>
      <w:lvlJc w:val="left"/>
      <w:pPr>
        <w:ind w:left="720" w:hanging="360"/>
      </w:pPr>
      <w:rPr>
        <w:rFonts w:ascii="Wingdings" w:hAnsi="Wingdings" w:hint="default"/>
        <w:color w:val="3B9C7B" w:themeColor="background2"/>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BC255D"/>
    <w:multiLevelType w:val="multilevel"/>
    <w:tmpl w:val="2B5E1652"/>
    <w:styleLink w:val="BulletstyleGOAP"/>
    <w:lvl w:ilvl="0">
      <w:start w:val="1"/>
      <w:numFmt w:val="bullet"/>
      <w:lvlText w:val=""/>
      <w:lvlJc w:val="left"/>
      <w:pPr>
        <w:ind w:left="340" w:hanging="227"/>
      </w:pPr>
      <w:rPr>
        <w:rFonts w:ascii="Wingdings" w:hAnsi="Wingdings" w:hint="default"/>
        <w:color w:val="3B9C7B" w:themeColor="background2"/>
        <w:u w:val="none"/>
      </w:rPr>
    </w:lvl>
    <w:lvl w:ilvl="1">
      <w:start w:val="1"/>
      <w:numFmt w:val="bullet"/>
      <w:lvlText w:val="§"/>
      <w:lvlJc w:val="left"/>
      <w:pPr>
        <w:ind w:left="1068" w:hanging="360"/>
      </w:pPr>
      <w:rPr>
        <w:rFonts w:ascii="Wingdings" w:hAnsi="Wingdings" w:cs="Courier New" w:hint="default"/>
        <w:color w:val="3B9C7B" w:themeColor="background2"/>
        <w:sz w:val="18"/>
      </w:rPr>
    </w:lvl>
    <w:lvl w:ilvl="2">
      <w:start w:val="1"/>
      <w:numFmt w:val="bullet"/>
      <w:lvlText w:val=""/>
      <w:lvlJc w:val="left"/>
      <w:pPr>
        <w:ind w:left="1776" w:hanging="360"/>
      </w:pPr>
      <w:rPr>
        <w:rFonts w:ascii="Wingdings" w:hAnsi="Wingdings" w:hint="default"/>
        <w:color w:val="3B9C7B" w:themeColor="background2"/>
      </w:rPr>
    </w:lvl>
    <w:lvl w:ilvl="3">
      <w:start w:val="1"/>
      <w:numFmt w:val="bullet"/>
      <w:lvlText w:val="§"/>
      <w:lvlJc w:val="left"/>
      <w:pPr>
        <w:ind w:left="2484" w:hanging="360"/>
      </w:pPr>
      <w:rPr>
        <w:rFonts w:ascii="Wingdings" w:hAnsi="Wingdings" w:hint="default"/>
        <w:color w:val="3B9C7B" w:themeColor="background2"/>
      </w:rPr>
    </w:lvl>
    <w:lvl w:ilvl="4">
      <w:start w:val="1"/>
      <w:numFmt w:val="bullet"/>
      <w:lvlText w:val="§"/>
      <w:lvlJc w:val="left"/>
      <w:pPr>
        <w:ind w:left="3192" w:hanging="360"/>
      </w:pPr>
      <w:rPr>
        <w:rFonts w:ascii="Wingdings" w:hAnsi="Wingdings" w:hint="default"/>
        <w:color w:val="3B9C7B" w:themeColor="background2"/>
        <w:sz w:val="44"/>
      </w:rPr>
    </w:lvl>
    <w:lvl w:ilvl="5">
      <w:start w:val="1"/>
      <w:numFmt w:val="bullet"/>
      <w:lvlText w:val=""/>
      <w:lvlJc w:val="left"/>
      <w:pPr>
        <w:ind w:left="3900" w:hanging="360"/>
      </w:pPr>
      <w:rPr>
        <w:rFonts w:ascii="Wingdings" w:hAnsi="Wingdings" w:hint="default"/>
        <w:color w:val="3B9C7B" w:themeColor="background2"/>
      </w:rPr>
    </w:lvl>
    <w:lvl w:ilvl="6">
      <w:start w:val="1"/>
      <w:numFmt w:val="bullet"/>
      <w:lvlText w:val="§"/>
      <w:lvlJc w:val="left"/>
      <w:pPr>
        <w:ind w:left="4608" w:hanging="360"/>
      </w:pPr>
      <w:rPr>
        <w:rFonts w:ascii="Wingdings" w:hAnsi="Wingdings" w:hint="default"/>
        <w:color w:val="3B9C7B" w:themeColor="background2"/>
      </w:rPr>
    </w:lvl>
    <w:lvl w:ilvl="7">
      <w:start w:val="1"/>
      <w:numFmt w:val="bullet"/>
      <w:lvlText w:val="§"/>
      <w:lvlJc w:val="left"/>
      <w:pPr>
        <w:ind w:left="5316" w:hanging="360"/>
      </w:pPr>
      <w:rPr>
        <w:rFonts w:ascii="Wingdings" w:hAnsi="Wingdings" w:cs="Courier New" w:hint="default"/>
        <w:color w:val="3B9C7B" w:themeColor="background2"/>
      </w:rPr>
    </w:lvl>
    <w:lvl w:ilvl="8">
      <w:start w:val="1"/>
      <w:numFmt w:val="bullet"/>
      <w:lvlText w:val="§"/>
      <w:lvlJc w:val="left"/>
      <w:pPr>
        <w:ind w:left="6024" w:hanging="360"/>
      </w:pPr>
      <w:rPr>
        <w:rFonts w:ascii="Wingdings" w:hAnsi="Wingdings" w:hint="default"/>
        <w:color w:val="3B9C7B" w:themeColor="background2"/>
      </w:rPr>
    </w:lvl>
  </w:abstractNum>
  <w:abstractNum w:abstractNumId="12" w15:restartNumberingAfterBreak="0">
    <w:nsid w:val="332B3330"/>
    <w:multiLevelType w:val="multilevel"/>
    <w:tmpl w:val="0413001F"/>
    <w:styleLink w:val="NumberlistGOAP"/>
    <w:lvl w:ilvl="0">
      <w:start w:val="1"/>
      <w:numFmt w:val="decimal"/>
      <w:lvlText w:val="%1."/>
      <w:lvlJc w:val="left"/>
      <w:pPr>
        <w:ind w:left="3240" w:hanging="360"/>
      </w:pPr>
      <w:rPr>
        <w:color w:val="3B9C7B" w:themeColor="background2"/>
      </w:rPr>
    </w:lvl>
    <w:lvl w:ilvl="1">
      <w:start w:val="1"/>
      <w:numFmt w:val="decimal"/>
      <w:lvlText w:val="%1.%2."/>
      <w:lvlJc w:val="left"/>
      <w:pPr>
        <w:ind w:left="3672" w:hanging="432"/>
      </w:pPr>
      <w:rPr>
        <w:color w:val="3B9C7B" w:themeColor="background2"/>
      </w:rPr>
    </w:lvl>
    <w:lvl w:ilvl="2">
      <w:start w:val="1"/>
      <w:numFmt w:val="decimal"/>
      <w:lvlText w:val="%1.%2.%3."/>
      <w:lvlJc w:val="left"/>
      <w:pPr>
        <w:ind w:left="4104" w:hanging="504"/>
      </w:pPr>
      <w:rPr>
        <w:color w:val="3B9C7B" w:themeColor="background2"/>
      </w:rPr>
    </w:lvl>
    <w:lvl w:ilvl="3">
      <w:start w:val="1"/>
      <w:numFmt w:val="decimal"/>
      <w:lvlText w:val="%1.%2.%3.%4."/>
      <w:lvlJc w:val="left"/>
      <w:pPr>
        <w:ind w:left="4608" w:hanging="648"/>
      </w:pPr>
      <w:rPr>
        <w:color w:val="3B9C7B" w:themeColor="background2"/>
      </w:rPr>
    </w:lvl>
    <w:lvl w:ilvl="4">
      <w:start w:val="1"/>
      <w:numFmt w:val="decimal"/>
      <w:lvlText w:val="%1.%2.%3.%4.%5."/>
      <w:lvlJc w:val="left"/>
      <w:pPr>
        <w:ind w:left="5112" w:hanging="792"/>
      </w:pPr>
      <w:rPr>
        <w:color w:val="3B9C7B" w:themeColor="background2"/>
      </w:rPr>
    </w:lvl>
    <w:lvl w:ilvl="5">
      <w:start w:val="1"/>
      <w:numFmt w:val="decimal"/>
      <w:lvlText w:val="%1.%2.%3.%4.%5.%6."/>
      <w:lvlJc w:val="left"/>
      <w:pPr>
        <w:ind w:left="5616" w:hanging="936"/>
      </w:pPr>
      <w:rPr>
        <w:color w:val="3B9C7B" w:themeColor="background2"/>
      </w:rPr>
    </w:lvl>
    <w:lvl w:ilvl="6">
      <w:start w:val="1"/>
      <w:numFmt w:val="decimal"/>
      <w:lvlText w:val="%1.%2.%3.%4.%5.%6.%7."/>
      <w:lvlJc w:val="left"/>
      <w:pPr>
        <w:ind w:left="6120" w:hanging="1080"/>
      </w:pPr>
      <w:rPr>
        <w:color w:val="3B9C7B" w:themeColor="background2"/>
      </w:rPr>
    </w:lvl>
    <w:lvl w:ilvl="7">
      <w:start w:val="1"/>
      <w:numFmt w:val="decimal"/>
      <w:lvlText w:val="%1.%2.%3.%4.%5.%6.%7.%8."/>
      <w:lvlJc w:val="left"/>
      <w:pPr>
        <w:ind w:left="6624" w:hanging="1224"/>
      </w:pPr>
      <w:rPr>
        <w:color w:val="3B9C7B" w:themeColor="background2"/>
      </w:rPr>
    </w:lvl>
    <w:lvl w:ilvl="8">
      <w:start w:val="1"/>
      <w:numFmt w:val="decimal"/>
      <w:lvlText w:val="%1.%2.%3.%4.%5.%6.%7.%8.%9."/>
      <w:lvlJc w:val="left"/>
      <w:pPr>
        <w:ind w:left="7200" w:hanging="1440"/>
      </w:pPr>
      <w:rPr>
        <w:color w:val="3B9C7B" w:themeColor="background2"/>
      </w:rPr>
    </w:lvl>
  </w:abstractNum>
  <w:abstractNum w:abstractNumId="13" w15:restartNumberingAfterBreak="0">
    <w:nsid w:val="359C6FC7"/>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8512D7F"/>
    <w:multiLevelType w:val="multilevel"/>
    <w:tmpl w:val="5CFA67D2"/>
    <w:styleLink w:val="Huidigelij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AE40A8B"/>
    <w:multiLevelType w:val="multilevel"/>
    <w:tmpl w:val="0413001F"/>
    <w:styleLink w:val="111111"/>
    <w:lvl w:ilvl="0">
      <w:start w:val="1"/>
      <w:numFmt w:val="decimal"/>
      <w:pStyle w:val="ListParagraph"/>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251F42"/>
    <w:multiLevelType w:val="multilevel"/>
    <w:tmpl w:val="0413001F"/>
    <w:numStyleLink w:val="111111"/>
  </w:abstractNum>
  <w:abstractNum w:abstractNumId="17" w15:restartNumberingAfterBreak="0">
    <w:nsid w:val="43CE7804"/>
    <w:multiLevelType w:val="multilevel"/>
    <w:tmpl w:val="0BD0ABC6"/>
    <w:styleLink w:val="Stijl2"/>
    <w:lvl w:ilvl="0">
      <w:start w:val="1"/>
      <w:numFmt w:val="decimal"/>
      <w:lvlText w:val="%1."/>
      <w:lvlJc w:val="left"/>
      <w:pPr>
        <w:ind w:left="340" w:hanging="340"/>
      </w:pPr>
      <w:rPr>
        <w:rFonts w:hint="default"/>
        <w:color w:val="3B9C7B" w:themeColor="background2"/>
      </w:rPr>
    </w:lvl>
    <w:lvl w:ilvl="1">
      <w:start w:val="1"/>
      <w:numFmt w:val="decimal"/>
      <w:lvlText w:val="%1.%2."/>
      <w:lvlJc w:val="left"/>
      <w:pPr>
        <w:ind w:left="1512" w:hanging="432"/>
      </w:pPr>
      <w:rPr>
        <w:rFonts w:hint="default"/>
        <w:color w:val="3B9C7B" w:themeColor="background2"/>
      </w:rPr>
    </w:lvl>
    <w:lvl w:ilvl="2">
      <w:start w:val="1"/>
      <w:numFmt w:val="decimal"/>
      <w:lvlText w:val="%1.%2.%3."/>
      <w:lvlJc w:val="left"/>
      <w:pPr>
        <w:ind w:left="2098" w:hanging="658"/>
      </w:pPr>
      <w:rPr>
        <w:rFonts w:hint="default"/>
        <w:color w:val="3B9C7B" w:themeColor="background2"/>
      </w:rPr>
    </w:lvl>
    <w:lvl w:ilvl="3">
      <w:start w:val="1"/>
      <w:numFmt w:val="decimal"/>
      <w:lvlText w:val="%1.%2.%3.%4."/>
      <w:lvlJc w:val="left"/>
      <w:pPr>
        <w:ind w:left="2448" w:hanging="648"/>
      </w:pPr>
      <w:rPr>
        <w:rFonts w:hint="default"/>
        <w:color w:val="3B9C7B" w:themeColor="background2"/>
      </w:rPr>
    </w:lvl>
    <w:lvl w:ilvl="4">
      <w:start w:val="1"/>
      <w:numFmt w:val="decimal"/>
      <w:lvlText w:val="%1.%2.%3.%4.%5."/>
      <w:lvlJc w:val="left"/>
      <w:pPr>
        <w:ind w:left="2952" w:hanging="792"/>
      </w:pPr>
      <w:rPr>
        <w:rFonts w:hint="default"/>
        <w:color w:val="3B9C7B" w:themeColor="background2"/>
      </w:rPr>
    </w:lvl>
    <w:lvl w:ilvl="5">
      <w:start w:val="1"/>
      <w:numFmt w:val="decimal"/>
      <w:lvlText w:val="%1.%2.%3.%4.%5.%6."/>
      <w:lvlJc w:val="left"/>
      <w:pPr>
        <w:ind w:left="3456" w:hanging="936"/>
      </w:pPr>
      <w:rPr>
        <w:rFonts w:hint="default"/>
        <w:color w:val="3B9C7B" w:themeColor="background2"/>
      </w:rPr>
    </w:lvl>
    <w:lvl w:ilvl="6">
      <w:start w:val="1"/>
      <w:numFmt w:val="decimal"/>
      <w:lvlText w:val="%1.%2.%3.%4.%5.%6.%7."/>
      <w:lvlJc w:val="left"/>
      <w:pPr>
        <w:ind w:left="3960" w:hanging="1080"/>
      </w:pPr>
      <w:rPr>
        <w:rFonts w:hint="default"/>
        <w:color w:val="3B9C7B" w:themeColor="background2"/>
      </w:rPr>
    </w:lvl>
    <w:lvl w:ilvl="7">
      <w:start w:val="1"/>
      <w:numFmt w:val="decimal"/>
      <w:lvlText w:val="%1.%2.%3.%4.%5.%6.%7.%8."/>
      <w:lvlJc w:val="left"/>
      <w:pPr>
        <w:ind w:left="4464" w:hanging="1224"/>
      </w:pPr>
      <w:rPr>
        <w:rFonts w:hint="default"/>
        <w:color w:val="3B9C7B" w:themeColor="background2"/>
      </w:rPr>
    </w:lvl>
    <w:lvl w:ilvl="8">
      <w:start w:val="1"/>
      <w:numFmt w:val="decimal"/>
      <w:lvlText w:val="%1.%2.%3.%4.%5.%6.%7.%8.%9."/>
      <w:lvlJc w:val="left"/>
      <w:pPr>
        <w:ind w:left="5040" w:hanging="1440"/>
      </w:pPr>
      <w:rPr>
        <w:rFonts w:hint="default"/>
        <w:color w:val="3B9C7B" w:themeColor="background2"/>
      </w:rPr>
    </w:lvl>
  </w:abstractNum>
  <w:abstractNum w:abstractNumId="18" w15:restartNumberingAfterBreak="0">
    <w:nsid w:val="5E1E60D9"/>
    <w:multiLevelType w:val="hybridMultilevel"/>
    <w:tmpl w:val="5E28A9CA"/>
    <w:lvl w:ilvl="0" w:tplc="CC765024">
      <w:start w:val="1"/>
      <w:numFmt w:val="bullet"/>
      <w:lvlText w:val=""/>
      <w:lvlJc w:val="left"/>
      <w:pPr>
        <w:ind w:left="720" w:hanging="360"/>
      </w:pPr>
      <w:rPr>
        <w:rFonts w:ascii="Wingdings" w:hAnsi="Wingdings" w:hint="default"/>
        <w:color w:val="3B9C7B" w:themeColor="background2"/>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8AB645"/>
    <w:multiLevelType w:val="hybridMultilevel"/>
    <w:tmpl w:val="81E84730"/>
    <w:lvl w:ilvl="0" w:tplc="8C96D8C8">
      <w:start w:val="1"/>
      <w:numFmt w:val="bullet"/>
      <w:lvlText w:val=""/>
      <w:lvlJc w:val="left"/>
      <w:pPr>
        <w:ind w:left="720" w:hanging="360"/>
      </w:pPr>
      <w:rPr>
        <w:rFonts w:ascii="Symbol" w:hAnsi="Symbol" w:hint="default"/>
      </w:rPr>
    </w:lvl>
    <w:lvl w:ilvl="1" w:tplc="0C8EF00C">
      <w:start w:val="1"/>
      <w:numFmt w:val="bullet"/>
      <w:lvlText w:val="o"/>
      <w:lvlJc w:val="left"/>
      <w:pPr>
        <w:ind w:left="1440" w:hanging="360"/>
      </w:pPr>
      <w:rPr>
        <w:rFonts w:ascii="Courier New" w:hAnsi="Courier New" w:hint="default"/>
      </w:rPr>
    </w:lvl>
    <w:lvl w:ilvl="2" w:tplc="9D2E69E4">
      <w:start w:val="1"/>
      <w:numFmt w:val="bullet"/>
      <w:lvlText w:val=""/>
      <w:lvlJc w:val="left"/>
      <w:pPr>
        <w:ind w:left="2160" w:hanging="360"/>
      </w:pPr>
      <w:rPr>
        <w:rFonts w:ascii="Wingdings" w:hAnsi="Wingdings" w:hint="default"/>
      </w:rPr>
    </w:lvl>
    <w:lvl w:ilvl="3" w:tplc="D7B27828">
      <w:start w:val="1"/>
      <w:numFmt w:val="bullet"/>
      <w:lvlText w:val=""/>
      <w:lvlJc w:val="left"/>
      <w:pPr>
        <w:ind w:left="2880" w:hanging="360"/>
      </w:pPr>
      <w:rPr>
        <w:rFonts w:ascii="Symbol" w:hAnsi="Symbol" w:hint="default"/>
      </w:rPr>
    </w:lvl>
    <w:lvl w:ilvl="4" w:tplc="2A0A3696">
      <w:start w:val="1"/>
      <w:numFmt w:val="bullet"/>
      <w:lvlText w:val="o"/>
      <w:lvlJc w:val="left"/>
      <w:pPr>
        <w:ind w:left="3600" w:hanging="360"/>
      </w:pPr>
      <w:rPr>
        <w:rFonts w:ascii="Courier New" w:hAnsi="Courier New" w:hint="default"/>
      </w:rPr>
    </w:lvl>
    <w:lvl w:ilvl="5" w:tplc="7108C8EA">
      <w:start w:val="1"/>
      <w:numFmt w:val="bullet"/>
      <w:lvlText w:val=""/>
      <w:lvlJc w:val="left"/>
      <w:pPr>
        <w:ind w:left="4320" w:hanging="360"/>
      </w:pPr>
      <w:rPr>
        <w:rFonts w:ascii="Wingdings" w:hAnsi="Wingdings" w:hint="default"/>
      </w:rPr>
    </w:lvl>
    <w:lvl w:ilvl="6" w:tplc="66D0D210">
      <w:start w:val="1"/>
      <w:numFmt w:val="bullet"/>
      <w:lvlText w:val=""/>
      <w:lvlJc w:val="left"/>
      <w:pPr>
        <w:ind w:left="5040" w:hanging="360"/>
      </w:pPr>
      <w:rPr>
        <w:rFonts w:ascii="Symbol" w:hAnsi="Symbol" w:hint="default"/>
      </w:rPr>
    </w:lvl>
    <w:lvl w:ilvl="7" w:tplc="55144290">
      <w:start w:val="1"/>
      <w:numFmt w:val="bullet"/>
      <w:lvlText w:val="o"/>
      <w:lvlJc w:val="left"/>
      <w:pPr>
        <w:ind w:left="5760" w:hanging="360"/>
      </w:pPr>
      <w:rPr>
        <w:rFonts w:ascii="Courier New" w:hAnsi="Courier New" w:hint="default"/>
      </w:rPr>
    </w:lvl>
    <w:lvl w:ilvl="8" w:tplc="0BDC3A76">
      <w:start w:val="1"/>
      <w:numFmt w:val="bullet"/>
      <w:lvlText w:val=""/>
      <w:lvlJc w:val="left"/>
      <w:pPr>
        <w:ind w:left="6480" w:hanging="360"/>
      </w:pPr>
      <w:rPr>
        <w:rFonts w:ascii="Wingdings" w:hAnsi="Wingdings" w:hint="default"/>
      </w:rPr>
    </w:lvl>
  </w:abstractNum>
  <w:abstractNum w:abstractNumId="20" w15:restartNumberingAfterBreak="0">
    <w:nsid w:val="668D6CFF"/>
    <w:multiLevelType w:val="hybridMultilevel"/>
    <w:tmpl w:val="8F066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B24124"/>
    <w:multiLevelType w:val="multilevel"/>
    <w:tmpl w:val="91865D38"/>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2" w15:restartNumberingAfterBreak="0">
    <w:nsid w:val="733C1014"/>
    <w:multiLevelType w:val="hybridMultilevel"/>
    <w:tmpl w:val="16F04D08"/>
    <w:lvl w:ilvl="0" w:tplc="CC765024">
      <w:start w:val="1"/>
      <w:numFmt w:val="bullet"/>
      <w:lvlText w:val=""/>
      <w:lvlJc w:val="left"/>
      <w:pPr>
        <w:ind w:left="720" w:hanging="360"/>
      </w:pPr>
      <w:rPr>
        <w:rFonts w:ascii="Wingdings" w:hAnsi="Wingdings" w:hint="default"/>
        <w:color w:val="3B9C7B" w:themeColor="background2"/>
        <w:u w:val="none"/>
      </w:rPr>
    </w:lvl>
    <w:lvl w:ilvl="1" w:tplc="CC765024">
      <w:start w:val="1"/>
      <w:numFmt w:val="bullet"/>
      <w:lvlText w:val=""/>
      <w:lvlJc w:val="left"/>
      <w:pPr>
        <w:ind w:left="1440" w:hanging="360"/>
      </w:pPr>
      <w:rPr>
        <w:rFonts w:ascii="Wingdings" w:hAnsi="Wingdings" w:hint="default"/>
        <w:color w:val="3B9C7B" w:themeColor="background2"/>
        <w:u w:val="none"/>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AC429C"/>
    <w:multiLevelType w:val="multilevel"/>
    <w:tmpl w:val="A90CD582"/>
    <w:lvl w:ilvl="0">
      <w:start w:val="1"/>
      <w:numFmt w:val="bullet"/>
      <w:lvlText w:val=""/>
      <w:lvlJc w:val="left"/>
      <w:pPr>
        <w:ind w:left="720" w:hanging="360"/>
      </w:pPr>
      <w:rPr>
        <w:rFonts w:ascii="Symbol" w:hAnsi="Symbol" w:hint="default"/>
        <w:color w:val="3B9C7B" w:themeColor="background2"/>
      </w:rPr>
    </w:lvl>
    <w:lvl w:ilvl="1">
      <w:start w:val="1"/>
      <w:numFmt w:val="decimal"/>
      <w:lvlText w:val="%1.%2."/>
      <w:lvlJc w:val="left"/>
      <w:pPr>
        <w:ind w:left="1152" w:hanging="432"/>
      </w:pPr>
      <w:rPr>
        <w:color w:val="3B9C7B" w:themeColor="background2"/>
      </w:rPr>
    </w:lvl>
    <w:lvl w:ilvl="2">
      <w:start w:val="1"/>
      <w:numFmt w:val="decimal"/>
      <w:lvlText w:val="%1.%2.%3."/>
      <w:lvlJc w:val="left"/>
      <w:pPr>
        <w:ind w:left="1584" w:hanging="504"/>
      </w:pPr>
      <w:rPr>
        <w:color w:val="3B9C7B" w:themeColor="background2"/>
      </w:rPr>
    </w:lvl>
    <w:lvl w:ilvl="3">
      <w:start w:val="1"/>
      <w:numFmt w:val="decimal"/>
      <w:lvlText w:val="%1.%2.%3.%4."/>
      <w:lvlJc w:val="left"/>
      <w:pPr>
        <w:ind w:left="2088" w:hanging="648"/>
      </w:pPr>
      <w:rPr>
        <w:color w:val="3B9C7B" w:themeColor="background2"/>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458032987">
    <w:abstractNumId w:val="1"/>
  </w:num>
  <w:num w:numId="2" w16cid:durableId="1520507929">
    <w:abstractNumId w:val="14"/>
  </w:num>
  <w:num w:numId="3" w16cid:durableId="1605847196">
    <w:abstractNumId w:val="11"/>
  </w:num>
  <w:num w:numId="4" w16cid:durableId="75060494">
    <w:abstractNumId w:val="15"/>
  </w:num>
  <w:num w:numId="5" w16cid:durableId="1810591622">
    <w:abstractNumId w:val="13"/>
  </w:num>
  <w:num w:numId="6" w16cid:durableId="277030905">
    <w:abstractNumId w:val="21"/>
  </w:num>
  <w:num w:numId="7" w16cid:durableId="1032849480">
    <w:abstractNumId w:val="12"/>
  </w:num>
  <w:num w:numId="8" w16cid:durableId="1365402607">
    <w:abstractNumId w:val="7"/>
  </w:num>
  <w:num w:numId="9" w16cid:durableId="933323680">
    <w:abstractNumId w:val="17"/>
  </w:num>
  <w:num w:numId="10" w16cid:durableId="1933926372">
    <w:abstractNumId w:val="16"/>
  </w:num>
  <w:num w:numId="11" w16cid:durableId="84376146">
    <w:abstractNumId w:val="2"/>
  </w:num>
  <w:num w:numId="12" w16cid:durableId="141628094">
    <w:abstractNumId w:val="10"/>
  </w:num>
  <w:num w:numId="13" w16cid:durableId="869881249">
    <w:abstractNumId w:val="18"/>
  </w:num>
  <w:num w:numId="14" w16cid:durableId="1196500790">
    <w:abstractNumId w:val="4"/>
  </w:num>
  <w:num w:numId="15" w16cid:durableId="1451315785">
    <w:abstractNumId w:val="16"/>
  </w:num>
  <w:num w:numId="16" w16cid:durableId="1005018488">
    <w:abstractNumId w:val="3"/>
  </w:num>
  <w:num w:numId="17" w16cid:durableId="574053809">
    <w:abstractNumId w:val="9"/>
  </w:num>
  <w:num w:numId="18" w16cid:durableId="487747660">
    <w:abstractNumId w:val="19"/>
  </w:num>
  <w:num w:numId="19" w16cid:durableId="305624491">
    <w:abstractNumId w:val="16"/>
  </w:num>
  <w:num w:numId="20" w16cid:durableId="838158275">
    <w:abstractNumId w:val="16"/>
  </w:num>
  <w:num w:numId="21" w16cid:durableId="1498184230">
    <w:abstractNumId w:val="20"/>
  </w:num>
  <w:num w:numId="22" w16cid:durableId="449476804">
    <w:abstractNumId w:val="5"/>
  </w:num>
  <w:num w:numId="23" w16cid:durableId="1390302026">
    <w:abstractNumId w:val="22"/>
  </w:num>
  <w:num w:numId="24" w16cid:durableId="91708524">
    <w:abstractNumId w:val="16"/>
  </w:num>
  <w:num w:numId="25" w16cid:durableId="729185388">
    <w:abstractNumId w:val="16"/>
  </w:num>
  <w:num w:numId="26" w16cid:durableId="1230076300">
    <w:abstractNumId w:val="16"/>
  </w:num>
  <w:num w:numId="27" w16cid:durableId="634217253">
    <w:abstractNumId w:val="23"/>
  </w:num>
  <w:num w:numId="28" w16cid:durableId="1149438692">
    <w:abstractNumId w:val="0"/>
  </w:num>
  <w:num w:numId="29" w16cid:durableId="1281377161">
    <w:abstractNumId w:val="6"/>
  </w:num>
  <w:num w:numId="30" w16cid:durableId="922880237">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oy Beer">
    <w15:presenceInfo w15:providerId="AD" w15:userId="S::z3548778@ad.unsw.edu.au::5deee8c6-2378-4118-88dc-93e71645a2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C9"/>
    <w:rsid w:val="000124DC"/>
    <w:rsid w:val="00031CFE"/>
    <w:rsid w:val="000464F2"/>
    <w:rsid w:val="000533E2"/>
    <w:rsid w:val="0006748D"/>
    <w:rsid w:val="00075D9C"/>
    <w:rsid w:val="00080709"/>
    <w:rsid w:val="0008109E"/>
    <w:rsid w:val="00083608"/>
    <w:rsid w:val="0008688C"/>
    <w:rsid w:val="00092169"/>
    <w:rsid w:val="00097B4E"/>
    <w:rsid w:val="000A4805"/>
    <w:rsid w:val="000A5DF1"/>
    <w:rsid w:val="000C7E62"/>
    <w:rsid w:val="000D7D5A"/>
    <w:rsid w:val="000E7689"/>
    <w:rsid w:val="000F2B8F"/>
    <w:rsid w:val="000F4BCC"/>
    <w:rsid w:val="00102F32"/>
    <w:rsid w:val="001110B0"/>
    <w:rsid w:val="00111BE2"/>
    <w:rsid w:val="00135400"/>
    <w:rsid w:val="0014076B"/>
    <w:rsid w:val="001420C6"/>
    <w:rsid w:val="00146EE2"/>
    <w:rsid w:val="00157BAD"/>
    <w:rsid w:val="001622BE"/>
    <w:rsid w:val="00165F85"/>
    <w:rsid w:val="0016735C"/>
    <w:rsid w:val="001713EB"/>
    <w:rsid w:val="00174E5E"/>
    <w:rsid w:val="00176D08"/>
    <w:rsid w:val="001853CB"/>
    <w:rsid w:val="001A6BE3"/>
    <w:rsid w:val="001B5EAB"/>
    <w:rsid w:val="001D1505"/>
    <w:rsid w:val="001D267F"/>
    <w:rsid w:val="001D6261"/>
    <w:rsid w:val="002017F7"/>
    <w:rsid w:val="00201B77"/>
    <w:rsid w:val="00204C2B"/>
    <w:rsid w:val="00207757"/>
    <w:rsid w:val="0021295D"/>
    <w:rsid w:val="0022011A"/>
    <w:rsid w:val="002212A7"/>
    <w:rsid w:val="0022361F"/>
    <w:rsid w:val="00224D9C"/>
    <w:rsid w:val="00230585"/>
    <w:rsid w:val="00232E93"/>
    <w:rsid w:val="0024347C"/>
    <w:rsid w:val="00246118"/>
    <w:rsid w:val="00270BE7"/>
    <w:rsid w:val="002879FB"/>
    <w:rsid w:val="00296F8E"/>
    <w:rsid w:val="002A6F45"/>
    <w:rsid w:val="002B2AD8"/>
    <w:rsid w:val="002D7AF9"/>
    <w:rsid w:val="002E4BB6"/>
    <w:rsid w:val="002E642E"/>
    <w:rsid w:val="002F023F"/>
    <w:rsid w:val="002F2DAF"/>
    <w:rsid w:val="00341827"/>
    <w:rsid w:val="0035039A"/>
    <w:rsid w:val="003579F2"/>
    <w:rsid w:val="003607A0"/>
    <w:rsid w:val="00362B4F"/>
    <w:rsid w:val="00371165"/>
    <w:rsid w:val="003732E8"/>
    <w:rsid w:val="003822D5"/>
    <w:rsid w:val="00382522"/>
    <w:rsid w:val="00383A38"/>
    <w:rsid w:val="003871CB"/>
    <w:rsid w:val="003A32FF"/>
    <w:rsid w:val="003A3D94"/>
    <w:rsid w:val="003C7652"/>
    <w:rsid w:val="003D37A3"/>
    <w:rsid w:val="003D773E"/>
    <w:rsid w:val="00412AD4"/>
    <w:rsid w:val="004169FC"/>
    <w:rsid w:val="004175E2"/>
    <w:rsid w:val="00421048"/>
    <w:rsid w:val="00421EED"/>
    <w:rsid w:val="00426E0E"/>
    <w:rsid w:val="004326D1"/>
    <w:rsid w:val="004355A0"/>
    <w:rsid w:val="00440AD8"/>
    <w:rsid w:val="00442137"/>
    <w:rsid w:val="00444CEF"/>
    <w:rsid w:val="00452152"/>
    <w:rsid w:val="00460F67"/>
    <w:rsid w:val="00465C9B"/>
    <w:rsid w:val="00466DF2"/>
    <w:rsid w:val="004719FB"/>
    <w:rsid w:val="0047627E"/>
    <w:rsid w:val="00477905"/>
    <w:rsid w:val="00481EF9"/>
    <w:rsid w:val="00491B30"/>
    <w:rsid w:val="004933DF"/>
    <w:rsid w:val="004942C8"/>
    <w:rsid w:val="004B235B"/>
    <w:rsid w:val="004B61E5"/>
    <w:rsid w:val="004D5536"/>
    <w:rsid w:val="004E0654"/>
    <w:rsid w:val="004F0B60"/>
    <w:rsid w:val="00500F4B"/>
    <w:rsid w:val="00516300"/>
    <w:rsid w:val="00522564"/>
    <w:rsid w:val="00522BE6"/>
    <w:rsid w:val="00524BF5"/>
    <w:rsid w:val="00550A95"/>
    <w:rsid w:val="00556A27"/>
    <w:rsid w:val="00563B35"/>
    <w:rsid w:val="005834D6"/>
    <w:rsid w:val="00590977"/>
    <w:rsid w:val="005934CF"/>
    <w:rsid w:val="0059AE8A"/>
    <w:rsid w:val="005A2D30"/>
    <w:rsid w:val="005A2DB2"/>
    <w:rsid w:val="005A7DA9"/>
    <w:rsid w:val="005F5969"/>
    <w:rsid w:val="00602BAF"/>
    <w:rsid w:val="0060489F"/>
    <w:rsid w:val="00622A11"/>
    <w:rsid w:val="00625B76"/>
    <w:rsid w:val="0063262D"/>
    <w:rsid w:val="00635FC1"/>
    <w:rsid w:val="00670F93"/>
    <w:rsid w:val="00673F6C"/>
    <w:rsid w:val="00674F80"/>
    <w:rsid w:val="00681CCC"/>
    <w:rsid w:val="00681D6D"/>
    <w:rsid w:val="00684475"/>
    <w:rsid w:val="00685468"/>
    <w:rsid w:val="006940B0"/>
    <w:rsid w:val="006B08C3"/>
    <w:rsid w:val="006E3B61"/>
    <w:rsid w:val="00712734"/>
    <w:rsid w:val="00735C2D"/>
    <w:rsid w:val="00741406"/>
    <w:rsid w:val="00743B41"/>
    <w:rsid w:val="00753558"/>
    <w:rsid w:val="00755F56"/>
    <w:rsid w:val="0078163D"/>
    <w:rsid w:val="00782E0A"/>
    <w:rsid w:val="00790573"/>
    <w:rsid w:val="007A0048"/>
    <w:rsid w:val="007B3171"/>
    <w:rsid w:val="007C651C"/>
    <w:rsid w:val="007C6D20"/>
    <w:rsid w:val="007D282C"/>
    <w:rsid w:val="007F79EB"/>
    <w:rsid w:val="0080082F"/>
    <w:rsid w:val="0080341F"/>
    <w:rsid w:val="008070DD"/>
    <w:rsid w:val="008113D1"/>
    <w:rsid w:val="00813A1C"/>
    <w:rsid w:val="0081689A"/>
    <w:rsid w:val="00836F2C"/>
    <w:rsid w:val="008415C9"/>
    <w:rsid w:val="00842366"/>
    <w:rsid w:val="00844EB3"/>
    <w:rsid w:val="0085612A"/>
    <w:rsid w:val="00857A06"/>
    <w:rsid w:val="00857DFD"/>
    <w:rsid w:val="0086179F"/>
    <w:rsid w:val="008647DC"/>
    <w:rsid w:val="00870084"/>
    <w:rsid w:val="0089328D"/>
    <w:rsid w:val="008947F1"/>
    <w:rsid w:val="008A75F1"/>
    <w:rsid w:val="008B2B5B"/>
    <w:rsid w:val="008C1D43"/>
    <w:rsid w:val="008D1401"/>
    <w:rsid w:val="008D14E9"/>
    <w:rsid w:val="008F1849"/>
    <w:rsid w:val="00933BC0"/>
    <w:rsid w:val="009558D5"/>
    <w:rsid w:val="00955A61"/>
    <w:rsid w:val="00956342"/>
    <w:rsid w:val="00963EE8"/>
    <w:rsid w:val="009642DD"/>
    <w:rsid w:val="00971D5E"/>
    <w:rsid w:val="00974982"/>
    <w:rsid w:val="009768BC"/>
    <w:rsid w:val="009835AA"/>
    <w:rsid w:val="00991217"/>
    <w:rsid w:val="009926E4"/>
    <w:rsid w:val="009946C6"/>
    <w:rsid w:val="009A1132"/>
    <w:rsid w:val="009A246C"/>
    <w:rsid w:val="009A7256"/>
    <w:rsid w:val="009B0BC9"/>
    <w:rsid w:val="009C53EF"/>
    <w:rsid w:val="009E072C"/>
    <w:rsid w:val="009E3A49"/>
    <w:rsid w:val="009F51B3"/>
    <w:rsid w:val="009F7A4D"/>
    <w:rsid w:val="00A066F6"/>
    <w:rsid w:val="00A463F1"/>
    <w:rsid w:val="00A50AD9"/>
    <w:rsid w:val="00A6518B"/>
    <w:rsid w:val="00A6578D"/>
    <w:rsid w:val="00A66B4B"/>
    <w:rsid w:val="00A85AD2"/>
    <w:rsid w:val="00A95544"/>
    <w:rsid w:val="00AA0FF3"/>
    <w:rsid w:val="00AA409C"/>
    <w:rsid w:val="00AA50E7"/>
    <w:rsid w:val="00AA7481"/>
    <w:rsid w:val="00AA79E7"/>
    <w:rsid w:val="00AD1C59"/>
    <w:rsid w:val="00AE54EC"/>
    <w:rsid w:val="00AF213D"/>
    <w:rsid w:val="00AF2266"/>
    <w:rsid w:val="00B10657"/>
    <w:rsid w:val="00B5071C"/>
    <w:rsid w:val="00B565AE"/>
    <w:rsid w:val="00B65001"/>
    <w:rsid w:val="00B65347"/>
    <w:rsid w:val="00B67827"/>
    <w:rsid w:val="00B75436"/>
    <w:rsid w:val="00B76404"/>
    <w:rsid w:val="00BA437F"/>
    <w:rsid w:val="00BB6B30"/>
    <w:rsid w:val="00BC2614"/>
    <w:rsid w:val="00BE07B8"/>
    <w:rsid w:val="00C02123"/>
    <w:rsid w:val="00C03BE4"/>
    <w:rsid w:val="00C3600F"/>
    <w:rsid w:val="00C365E3"/>
    <w:rsid w:val="00C36701"/>
    <w:rsid w:val="00C37E86"/>
    <w:rsid w:val="00C45A6D"/>
    <w:rsid w:val="00C45C10"/>
    <w:rsid w:val="00C45F54"/>
    <w:rsid w:val="00C7153C"/>
    <w:rsid w:val="00C87DF8"/>
    <w:rsid w:val="00C9006F"/>
    <w:rsid w:val="00CA7308"/>
    <w:rsid w:val="00CB0B51"/>
    <w:rsid w:val="00CB1821"/>
    <w:rsid w:val="00CB232B"/>
    <w:rsid w:val="00CB3BB7"/>
    <w:rsid w:val="00CD49F4"/>
    <w:rsid w:val="00CF467F"/>
    <w:rsid w:val="00D0656C"/>
    <w:rsid w:val="00D237BC"/>
    <w:rsid w:val="00D54708"/>
    <w:rsid w:val="00D561A6"/>
    <w:rsid w:val="00D57F12"/>
    <w:rsid w:val="00D6705A"/>
    <w:rsid w:val="00D76E33"/>
    <w:rsid w:val="00D936EE"/>
    <w:rsid w:val="00D964FD"/>
    <w:rsid w:val="00DA2835"/>
    <w:rsid w:val="00DB6314"/>
    <w:rsid w:val="00DF7BA8"/>
    <w:rsid w:val="00E04F36"/>
    <w:rsid w:val="00E16694"/>
    <w:rsid w:val="00E22775"/>
    <w:rsid w:val="00E2339D"/>
    <w:rsid w:val="00E4401C"/>
    <w:rsid w:val="00E555AB"/>
    <w:rsid w:val="00E62F49"/>
    <w:rsid w:val="00E66005"/>
    <w:rsid w:val="00E907C1"/>
    <w:rsid w:val="00E917CC"/>
    <w:rsid w:val="00EA4650"/>
    <w:rsid w:val="00EC206F"/>
    <w:rsid w:val="00EC7CE2"/>
    <w:rsid w:val="00EE040C"/>
    <w:rsid w:val="00EE1902"/>
    <w:rsid w:val="00F10291"/>
    <w:rsid w:val="00F14460"/>
    <w:rsid w:val="00F16D85"/>
    <w:rsid w:val="00F4519D"/>
    <w:rsid w:val="00F472BC"/>
    <w:rsid w:val="00F551E4"/>
    <w:rsid w:val="00F609A8"/>
    <w:rsid w:val="00F65FC8"/>
    <w:rsid w:val="00F67B0C"/>
    <w:rsid w:val="00F8030F"/>
    <w:rsid w:val="00F838BA"/>
    <w:rsid w:val="00F848E7"/>
    <w:rsid w:val="00F85278"/>
    <w:rsid w:val="00F87D14"/>
    <w:rsid w:val="00F94338"/>
    <w:rsid w:val="00FA0164"/>
    <w:rsid w:val="00FA623A"/>
    <w:rsid w:val="00FB3000"/>
    <w:rsid w:val="00FC018F"/>
    <w:rsid w:val="00FD1CFB"/>
    <w:rsid w:val="00FE6891"/>
    <w:rsid w:val="00FF0508"/>
    <w:rsid w:val="04A058C5"/>
    <w:rsid w:val="05A8BB6D"/>
    <w:rsid w:val="06C192CD"/>
    <w:rsid w:val="079F5FDA"/>
    <w:rsid w:val="08A7FE01"/>
    <w:rsid w:val="0C296370"/>
    <w:rsid w:val="0C4B8787"/>
    <w:rsid w:val="0C4E9385"/>
    <w:rsid w:val="0DB4750F"/>
    <w:rsid w:val="1027292B"/>
    <w:rsid w:val="122A5691"/>
    <w:rsid w:val="129A2627"/>
    <w:rsid w:val="139044C5"/>
    <w:rsid w:val="13E7B4D4"/>
    <w:rsid w:val="14BB1394"/>
    <w:rsid w:val="14E7529F"/>
    <w:rsid w:val="166B46A6"/>
    <w:rsid w:val="169AF3F2"/>
    <w:rsid w:val="16B30728"/>
    <w:rsid w:val="16BE2370"/>
    <w:rsid w:val="17D0A4F9"/>
    <w:rsid w:val="187E80A9"/>
    <w:rsid w:val="1A6CA22E"/>
    <w:rsid w:val="1ACC1F44"/>
    <w:rsid w:val="1CA55BFB"/>
    <w:rsid w:val="1CB84834"/>
    <w:rsid w:val="1D248ACA"/>
    <w:rsid w:val="1D2FE965"/>
    <w:rsid w:val="1DC05B6B"/>
    <w:rsid w:val="1EEACAC3"/>
    <w:rsid w:val="1F4D74C6"/>
    <w:rsid w:val="1FB228AA"/>
    <w:rsid w:val="1FF6D78F"/>
    <w:rsid w:val="20CA8ED5"/>
    <w:rsid w:val="2115C5BB"/>
    <w:rsid w:val="226CA570"/>
    <w:rsid w:val="241E484C"/>
    <w:rsid w:val="247BCEAF"/>
    <w:rsid w:val="24DB9B5D"/>
    <w:rsid w:val="2537A3F8"/>
    <w:rsid w:val="256D2A40"/>
    <w:rsid w:val="267A778D"/>
    <w:rsid w:val="26834696"/>
    <w:rsid w:val="27143C88"/>
    <w:rsid w:val="292C17EF"/>
    <w:rsid w:val="2A0C4020"/>
    <w:rsid w:val="2A8A890B"/>
    <w:rsid w:val="2F1CD2E5"/>
    <w:rsid w:val="2F9BB768"/>
    <w:rsid w:val="30AD3DFC"/>
    <w:rsid w:val="30C7FC64"/>
    <w:rsid w:val="3134B15B"/>
    <w:rsid w:val="34E9F6B0"/>
    <w:rsid w:val="351E2531"/>
    <w:rsid w:val="35CFEFD8"/>
    <w:rsid w:val="35E42F3D"/>
    <w:rsid w:val="37CA5EB4"/>
    <w:rsid w:val="38CF305E"/>
    <w:rsid w:val="3A96B238"/>
    <w:rsid w:val="3B9B01EB"/>
    <w:rsid w:val="3BFA59E7"/>
    <w:rsid w:val="3D5C28E5"/>
    <w:rsid w:val="3E4FB5E2"/>
    <w:rsid w:val="3F4E4A1C"/>
    <w:rsid w:val="3F733C03"/>
    <w:rsid w:val="40334100"/>
    <w:rsid w:val="41801AA1"/>
    <w:rsid w:val="41E3338F"/>
    <w:rsid w:val="434293B1"/>
    <w:rsid w:val="4370D7ED"/>
    <w:rsid w:val="44E6F21D"/>
    <w:rsid w:val="44E73761"/>
    <w:rsid w:val="45D1177A"/>
    <w:rsid w:val="46D698DD"/>
    <w:rsid w:val="48B157F8"/>
    <w:rsid w:val="48DE4D6D"/>
    <w:rsid w:val="49FD59E6"/>
    <w:rsid w:val="4BF3E504"/>
    <w:rsid w:val="4C447186"/>
    <w:rsid w:val="4D1396E6"/>
    <w:rsid w:val="4EC9944C"/>
    <w:rsid w:val="50E730DF"/>
    <w:rsid w:val="520B595F"/>
    <w:rsid w:val="543354D5"/>
    <w:rsid w:val="54550879"/>
    <w:rsid w:val="551F9728"/>
    <w:rsid w:val="5657221A"/>
    <w:rsid w:val="588D0830"/>
    <w:rsid w:val="5BC01A81"/>
    <w:rsid w:val="5CE10D01"/>
    <w:rsid w:val="5FD66B89"/>
    <w:rsid w:val="62B22524"/>
    <w:rsid w:val="62FC10F0"/>
    <w:rsid w:val="65F98599"/>
    <w:rsid w:val="67F29F80"/>
    <w:rsid w:val="6A0EFBFC"/>
    <w:rsid w:val="6AA18C05"/>
    <w:rsid w:val="6B9354B9"/>
    <w:rsid w:val="6C7F970C"/>
    <w:rsid w:val="6F543FAA"/>
    <w:rsid w:val="6F9DA5D2"/>
    <w:rsid w:val="71387474"/>
    <w:rsid w:val="764BC3FA"/>
    <w:rsid w:val="7665A7B8"/>
    <w:rsid w:val="770FDBC3"/>
    <w:rsid w:val="785A959C"/>
    <w:rsid w:val="788C6DAD"/>
    <w:rsid w:val="78924745"/>
    <w:rsid w:val="78DED7FE"/>
    <w:rsid w:val="7A003B1F"/>
    <w:rsid w:val="7A039279"/>
    <w:rsid w:val="7A2BEE93"/>
    <w:rsid w:val="7A37494C"/>
    <w:rsid w:val="7A4325BA"/>
    <w:rsid w:val="7A7617EA"/>
    <w:rsid w:val="7B1423FC"/>
    <w:rsid w:val="7B20C0D9"/>
    <w:rsid w:val="7B512538"/>
    <w:rsid w:val="7BCE947B"/>
    <w:rsid w:val="7D0075DF"/>
    <w:rsid w:val="7D00EDCB"/>
    <w:rsid w:val="7D6EEA0E"/>
    <w:rsid w:val="7EADAC50"/>
    <w:rsid w:val="7EB2E0C6"/>
    <w:rsid w:val="7F40871F"/>
    <w:rsid w:val="7F57541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558FB"/>
  <w15:chartTrackingRefBased/>
  <w15:docId w15:val="{77D3A426-E0F8-485C-924F-31293BC5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w:qFormat/>
    <w:rsid w:val="002E4BB6"/>
    <w:pPr>
      <w:spacing w:line="276" w:lineRule="auto"/>
    </w:pPr>
    <w:rPr>
      <w:color w:val="30302F" w:themeColor="accent6"/>
      <w:sz w:val="20"/>
    </w:rPr>
  </w:style>
  <w:style w:type="paragraph" w:styleId="Heading1">
    <w:name w:val="heading 1"/>
    <w:basedOn w:val="Normal"/>
    <w:next w:val="Normal"/>
    <w:link w:val="Heading1Char"/>
    <w:autoRedefine/>
    <w:uiPriority w:val="9"/>
    <w:qFormat/>
    <w:rsid w:val="00CB3BB7"/>
    <w:pPr>
      <w:keepNext/>
      <w:keepLines/>
      <w:spacing w:before="120" w:after="240"/>
      <w:outlineLvl w:val="0"/>
    </w:pPr>
    <w:rPr>
      <w:rFonts w:asciiTheme="majorHAnsi" w:eastAsiaTheme="majorEastAsia" w:hAnsiTheme="majorHAnsi" w:cstheme="majorBidi"/>
      <w:color w:val="0A5455" w:themeColor="text1"/>
      <w:sz w:val="40"/>
      <w:lang w:val="en-US"/>
    </w:rPr>
  </w:style>
  <w:style w:type="paragraph" w:styleId="Heading2">
    <w:name w:val="heading 2"/>
    <w:basedOn w:val="Normal"/>
    <w:next w:val="Normal"/>
    <w:link w:val="Heading2Char"/>
    <w:autoRedefine/>
    <w:uiPriority w:val="9"/>
    <w:unhideWhenUsed/>
    <w:qFormat/>
    <w:rsid w:val="00426E0E"/>
    <w:pPr>
      <w:keepNext/>
      <w:keepLines/>
      <w:spacing w:before="120" w:after="120" w:line="240" w:lineRule="auto"/>
      <w:outlineLvl w:val="1"/>
    </w:pPr>
    <w:rPr>
      <w:rFonts w:asciiTheme="majorHAnsi" w:eastAsiaTheme="majorEastAsia" w:hAnsiTheme="majorHAnsi" w:cstheme="majorBidi"/>
      <w:color w:val="0A5455" w:themeColor="text1"/>
      <w:sz w:val="36"/>
      <w:szCs w:val="22"/>
      <w:lang w:val="en-US"/>
    </w:rPr>
  </w:style>
  <w:style w:type="paragraph" w:styleId="Heading3">
    <w:name w:val="heading 3"/>
    <w:basedOn w:val="Normal"/>
    <w:next w:val="Normal"/>
    <w:link w:val="Heading3Char"/>
    <w:autoRedefine/>
    <w:uiPriority w:val="9"/>
    <w:unhideWhenUsed/>
    <w:qFormat/>
    <w:rsid w:val="006E3B61"/>
    <w:pPr>
      <w:keepNext/>
      <w:keepLines/>
      <w:spacing w:before="40" w:after="80"/>
      <w:outlineLvl w:val="2"/>
    </w:pPr>
    <w:rPr>
      <w:rFonts w:asciiTheme="majorHAnsi" w:eastAsiaTheme="majorEastAsia" w:hAnsiTheme="majorHAnsi" w:cstheme="majorBidi"/>
      <w:color w:val="0A5455" w:themeColor="text1"/>
      <w:sz w:val="28"/>
    </w:rPr>
  </w:style>
  <w:style w:type="paragraph" w:styleId="Heading4">
    <w:name w:val="heading 4"/>
    <w:basedOn w:val="Normal"/>
    <w:next w:val="Normal"/>
    <w:link w:val="Heading4Char"/>
    <w:autoRedefine/>
    <w:uiPriority w:val="9"/>
    <w:unhideWhenUsed/>
    <w:qFormat/>
    <w:rsid w:val="00224D9C"/>
    <w:pPr>
      <w:keepNext/>
      <w:keepLines/>
      <w:spacing w:before="40" w:after="80"/>
      <w:outlineLvl w:val="3"/>
    </w:pPr>
    <w:rPr>
      <w:rFonts w:asciiTheme="majorHAnsi" w:eastAsiaTheme="majorEastAsia" w:hAnsiTheme="majorHAnsi" w:cstheme="majorBidi"/>
      <w:iCs/>
      <w:color w:val="0A5455" w:themeColor="text1"/>
      <w:sz w:val="24"/>
    </w:rPr>
  </w:style>
  <w:style w:type="paragraph" w:styleId="Heading5">
    <w:name w:val="heading 5"/>
    <w:basedOn w:val="Normal"/>
    <w:next w:val="Normal"/>
    <w:link w:val="Heading5Char"/>
    <w:uiPriority w:val="9"/>
    <w:semiHidden/>
    <w:unhideWhenUsed/>
    <w:rsid w:val="002E4BB6"/>
    <w:pPr>
      <w:keepNext/>
      <w:keepLines/>
      <w:numPr>
        <w:ilvl w:val="4"/>
        <w:numId w:val="6"/>
      </w:numPr>
      <w:spacing w:before="40"/>
      <w:outlineLvl w:val="4"/>
    </w:pPr>
    <w:rPr>
      <w:rFonts w:asciiTheme="majorHAnsi" w:eastAsiaTheme="majorEastAsia" w:hAnsiTheme="majorHAnsi" w:cstheme="majorBidi"/>
      <w:color w:val="75A7B2" w:themeColor="accent1" w:themeShade="BF"/>
    </w:rPr>
  </w:style>
  <w:style w:type="paragraph" w:styleId="Heading6">
    <w:name w:val="heading 6"/>
    <w:basedOn w:val="Normal"/>
    <w:next w:val="Normal"/>
    <w:link w:val="Heading6Char"/>
    <w:uiPriority w:val="9"/>
    <w:semiHidden/>
    <w:unhideWhenUsed/>
    <w:qFormat/>
    <w:rsid w:val="002E4BB6"/>
    <w:pPr>
      <w:keepNext/>
      <w:keepLines/>
      <w:numPr>
        <w:ilvl w:val="5"/>
        <w:numId w:val="6"/>
      </w:numPr>
      <w:spacing w:before="40"/>
      <w:outlineLvl w:val="5"/>
    </w:pPr>
    <w:rPr>
      <w:rFonts w:asciiTheme="majorHAnsi" w:eastAsiaTheme="majorEastAsia" w:hAnsiTheme="majorHAnsi" w:cstheme="majorBidi"/>
      <w:color w:val="46747E" w:themeColor="accent1" w:themeShade="7F"/>
    </w:rPr>
  </w:style>
  <w:style w:type="paragraph" w:styleId="Heading7">
    <w:name w:val="heading 7"/>
    <w:basedOn w:val="Normal"/>
    <w:next w:val="Normal"/>
    <w:link w:val="Heading7Char"/>
    <w:uiPriority w:val="9"/>
    <w:semiHidden/>
    <w:unhideWhenUsed/>
    <w:qFormat/>
    <w:rsid w:val="002E4BB6"/>
    <w:pPr>
      <w:keepNext/>
      <w:keepLines/>
      <w:numPr>
        <w:ilvl w:val="6"/>
        <w:numId w:val="6"/>
      </w:numPr>
      <w:spacing w:before="40"/>
      <w:outlineLvl w:val="6"/>
    </w:pPr>
    <w:rPr>
      <w:rFonts w:asciiTheme="majorHAnsi" w:eastAsiaTheme="majorEastAsia" w:hAnsiTheme="majorHAnsi" w:cstheme="majorBidi"/>
      <w:i/>
      <w:iCs/>
      <w:color w:val="46747E" w:themeColor="accent1" w:themeShade="7F"/>
    </w:rPr>
  </w:style>
  <w:style w:type="paragraph" w:styleId="Heading8">
    <w:name w:val="heading 8"/>
    <w:basedOn w:val="Normal"/>
    <w:next w:val="Normal"/>
    <w:link w:val="Heading8Char"/>
    <w:uiPriority w:val="9"/>
    <w:semiHidden/>
    <w:unhideWhenUsed/>
    <w:qFormat/>
    <w:rsid w:val="002E4BB6"/>
    <w:pPr>
      <w:keepNext/>
      <w:keepLines/>
      <w:numPr>
        <w:ilvl w:val="7"/>
        <w:numId w:val="6"/>
      </w:numPr>
      <w:spacing w:before="40"/>
      <w:outlineLvl w:val="7"/>
    </w:pPr>
    <w:rPr>
      <w:rFonts w:asciiTheme="majorHAnsi" w:eastAsiaTheme="majorEastAsia" w:hAnsiTheme="majorHAnsi" w:cstheme="majorBidi"/>
      <w:color w:val="108B8D" w:themeColor="text1" w:themeTint="D8"/>
      <w:sz w:val="21"/>
      <w:szCs w:val="21"/>
    </w:rPr>
  </w:style>
  <w:style w:type="paragraph" w:styleId="Heading9">
    <w:name w:val="heading 9"/>
    <w:basedOn w:val="Normal"/>
    <w:next w:val="Normal"/>
    <w:link w:val="Heading9Char"/>
    <w:uiPriority w:val="9"/>
    <w:semiHidden/>
    <w:unhideWhenUsed/>
    <w:qFormat/>
    <w:rsid w:val="002E4BB6"/>
    <w:pPr>
      <w:keepNext/>
      <w:keepLines/>
      <w:numPr>
        <w:ilvl w:val="8"/>
        <w:numId w:val="6"/>
      </w:numPr>
      <w:spacing w:before="40"/>
      <w:outlineLvl w:val="8"/>
    </w:pPr>
    <w:rPr>
      <w:rFonts w:asciiTheme="majorHAnsi" w:eastAsiaTheme="majorEastAsia" w:hAnsiTheme="majorHAnsi" w:cstheme="majorBidi"/>
      <w:i/>
      <w:iCs/>
      <w:color w:val="108B8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BB7"/>
    <w:rPr>
      <w:rFonts w:asciiTheme="majorHAnsi" w:eastAsiaTheme="majorEastAsia" w:hAnsiTheme="majorHAnsi" w:cstheme="majorBidi"/>
      <w:color w:val="0A5455" w:themeColor="text1"/>
      <w:sz w:val="40"/>
      <w:lang w:val="en-US"/>
    </w:rPr>
  </w:style>
  <w:style w:type="character" w:customStyle="1" w:styleId="Heading2Char">
    <w:name w:val="Heading 2 Char"/>
    <w:basedOn w:val="DefaultParagraphFont"/>
    <w:link w:val="Heading2"/>
    <w:uiPriority w:val="9"/>
    <w:rsid w:val="00426E0E"/>
    <w:rPr>
      <w:rFonts w:asciiTheme="majorHAnsi" w:eastAsiaTheme="majorEastAsia" w:hAnsiTheme="majorHAnsi" w:cstheme="majorBidi"/>
      <w:color w:val="0A5455" w:themeColor="text1"/>
      <w:sz w:val="36"/>
      <w:szCs w:val="22"/>
      <w:lang w:val="en-US"/>
    </w:rPr>
  </w:style>
  <w:style w:type="character" w:customStyle="1" w:styleId="Heading3Char">
    <w:name w:val="Heading 3 Char"/>
    <w:basedOn w:val="DefaultParagraphFont"/>
    <w:link w:val="Heading3"/>
    <w:uiPriority w:val="9"/>
    <w:rsid w:val="006E3B61"/>
    <w:rPr>
      <w:rFonts w:asciiTheme="majorHAnsi" w:eastAsiaTheme="majorEastAsia" w:hAnsiTheme="majorHAnsi" w:cstheme="majorBidi"/>
      <w:color w:val="0A5455" w:themeColor="text1"/>
      <w:sz w:val="28"/>
    </w:rPr>
  </w:style>
  <w:style w:type="paragraph" w:styleId="NoSpacing">
    <w:name w:val="No Spacing"/>
    <w:uiPriority w:val="1"/>
    <w:rsid w:val="002E4BB6"/>
  </w:style>
  <w:style w:type="character" w:customStyle="1" w:styleId="Heading4Char">
    <w:name w:val="Heading 4 Char"/>
    <w:basedOn w:val="DefaultParagraphFont"/>
    <w:link w:val="Heading4"/>
    <w:uiPriority w:val="9"/>
    <w:rsid w:val="00224D9C"/>
    <w:rPr>
      <w:rFonts w:asciiTheme="majorHAnsi" w:eastAsiaTheme="majorEastAsia" w:hAnsiTheme="majorHAnsi" w:cstheme="majorBidi"/>
      <w:iCs/>
      <w:color w:val="0A5455" w:themeColor="text1"/>
    </w:rPr>
  </w:style>
  <w:style w:type="paragraph" w:styleId="Subtitle">
    <w:name w:val="Subtitle"/>
    <w:aliases w:val="heading 5"/>
    <w:basedOn w:val="Normal"/>
    <w:next w:val="Normal"/>
    <w:link w:val="SubtitleChar"/>
    <w:autoRedefine/>
    <w:uiPriority w:val="11"/>
    <w:qFormat/>
    <w:rsid w:val="00224D9C"/>
    <w:pPr>
      <w:numPr>
        <w:ilvl w:val="1"/>
      </w:numPr>
      <w:spacing w:after="40" w:line="240" w:lineRule="auto"/>
    </w:pPr>
    <w:rPr>
      <w:rFonts w:eastAsiaTheme="minorEastAsia" w:cs="Times New Roman (Hoofdtekst CS)"/>
      <w:color w:val="3B9C7B" w:themeColor="background2"/>
      <w:sz w:val="22"/>
      <w:szCs w:val="22"/>
      <w:lang w:val="en-US"/>
    </w:rPr>
  </w:style>
  <w:style w:type="character" w:customStyle="1" w:styleId="SubtitleChar">
    <w:name w:val="Subtitle Char"/>
    <w:aliases w:val="heading 5 Char"/>
    <w:basedOn w:val="DefaultParagraphFont"/>
    <w:link w:val="Subtitle"/>
    <w:uiPriority w:val="11"/>
    <w:rsid w:val="00224D9C"/>
    <w:rPr>
      <w:rFonts w:eastAsiaTheme="minorEastAsia" w:cs="Times New Roman (Hoofdtekst CS)"/>
      <w:color w:val="3B9C7B" w:themeColor="background2"/>
      <w:sz w:val="22"/>
      <w:szCs w:val="22"/>
      <w:lang w:val="en-US"/>
    </w:rPr>
  </w:style>
  <w:style w:type="character" w:styleId="SubtleEmphasis">
    <w:name w:val="Subtle Emphasis"/>
    <w:aliases w:val="Quote"/>
    <w:basedOn w:val="DefaultParagraphFont"/>
    <w:uiPriority w:val="19"/>
    <w:qFormat/>
    <w:rsid w:val="002E4BB6"/>
    <w:rPr>
      <w:rFonts w:ascii="Arial" w:hAnsi="Arial"/>
      <w:b w:val="0"/>
      <w:i/>
      <w:iCs/>
      <w:color w:val="3B9C7B" w:themeColor="background2"/>
      <w:sz w:val="20"/>
    </w:rPr>
  </w:style>
  <w:style w:type="character" w:styleId="Emphasis">
    <w:name w:val="Emphasis"/>
    <w:aliases w:val="Italic"/>
    <w:uiPriority w:val="20"/>
    <w:qFormat/>
    <w:rsid w:val="002E4BB6"/>
    <w:rPr>
      <w:rFonts w:ascii="Arial" w:eastAsia="Times New Roman" w:hAnsi="Arial" w:cs="Open Sans"/>
      <w:b w:val="0"/>
      <w:i/>
      <w:iCs/>
      <w:color w:val="30302F" w:themeColor="accent6"/>
      <w:sz w:val="20"/>
      <w:szCs w:val="20"/>
      <w:shd w:val="clear" w:color="auto" w:fill="FFFFFF"/>
      <w:lang w:val="en-US" w:eastAsia="nl-NL"/>
    </w:rPr>
  </w:style>
  <w:style w:type="character" w:styleId="Strong">
    <w:name w:val="Strong"/>
    <w:aliases w:val="Bold"/>
    <w:uiPriority w:val="22"/>
    <w:qFormat/>
    <w:rsid w:val="002E4BB6"/>
    <w:rPr>
      <w:rFonts w:ascii="Arial" w:eastAsia="Times New Roman" w:hAnsi="Arial" w:cs="Open Sans"/>
      <w:b/>
      <w:bCs/>
      <w:i w:val="0"/>
      <w:color w:val="30302F" w:themeColor="accent6"/>
      <w:sz w:val="20"/>
      <w:szCs w:val="20"/>
      <w:shd w:val="clear" w:color="auto" w:fill="FFFFFF"/>
      <w:lang w:val="en-US" w:eastAsia="nl-NL"/>
    </w:rPr>
  </w:style>
  <w:style w:type="paragraph" w:styleId="ListParagraph">
    <w:name w:val="List Paragraph"/>
    <w:aliases w:val="list"/>
    <w:basedOn w:val="Normal"/>
    <w:uiPriority w:val="34"/>
    <w:qFormat/>
    <w:rsid w:val="002E4BB6"/>
    <w:pPr>
      <w:numPr>
        <w:numId w:val="10"/>
      </w:numPr>
      <w:contextualSpacing/>
    </w:pPr>
  </w:style>
  <w:style w:type="numbering" w:customStyle="1" w:styleId="Huidigelijst1">
    <w:name w:val="Huidige lijst1"/>
    <w:uiPriority w:val="99"/>
    <w:rsid w:val="002E4BB6"/>
    <w:pPr>
      <w:numPr>
        <w:numId w:val="2"/>
      </w:numPr>
    </w:pPr>
  </w:style>
  <w:style w:type="numbering" w:styleId="111111">
    <w:name w:val="Outline List 2"/>
    <w:basedOn w:val="NoList"/>
    <w:uiPriority w:val="99"/>
    <w:semiHidden/>
    <w:unhideWhenUsed/>
    <w:rsid w:val="002E4BB6"/>
    <w:pPr>
      <w:numPr>
        <w:numId w:val="4"/>
      </w:numPr>
    </w:pPr>
  </w:style>
  <w:style w:type="numbering" w:customStyle="1" w:styleId="BulletstyleGOAP">
    <w:name w:val="Bullet style GOAP"/>
    <w:uiPriority w:val="99"/>
    <w:rsid w:val="002E4BB6"/>
    <w:pPr>
      <w:numPr>
        <w:numId w:val="3"/>
      </w:numPr>
    </w:pPr>
  </w:style>
  <w:style w:type="numbering" w:styleId="1ai">
    <w:name w:val="Outline List 1"/>
    <w:basedOn w:val="NoList"/>
    <w:uiPriority w:val="99"/>
    <w:semiHidden/>
    <w:unhideWhenUsed/>
    <w:rsid w:val="002E4BB6"/>
    <w:pPr>
      <w:numPr>
        <w:numId w:val="5"/>
      </w:numPr>
    </w:pPr>
  </w:style>
  <w:style w:type="character" w:customStyle="1" w:styleId="Heading5Char">
    <w:name w:val="Heading 5 Char"/>
    <w:basedOn w:val="DefaultParagraphFont"/>
    <w:link w:val="Heading5"/>
    <w:uiPriority w:val="9"/>
    <w:semiHidden/>
    <w:rsid w:val="002E4BB6"/>
    <w:rPr>
      <w:rFonts w:asciiTheme="majorHAnsi" w:eastAsiaTheme="majorEastAsia" w:hAnsiTheme="majorHAnsi" w:cstheme="majorBidi"/>
      <w:color w:val="75A7B2" w:themeColor="accent1" w:themeShade="BF"/>
      <w:sz w:val="20"/>
    </w:rPr>
  </w:style>
  <w:style w:type="character" w:customStyle="1" w:styleId="Heading6Char">
    <w:name w:val="Heading 6 Char"/>
    <w:basedOn w:val="DefaultParagraphFont"/>
    <w:link w:val="Heading6"/>
    <w:uiPriority w:val="9"/>
    <w:semiHidden/>
    <w:rsid w:val="002E4BB6"/>
    <w:rPr>
      <w:rFonts w:asciiTheme="majorHAnsi" w:eastAsiaTheme="majorEastAsia" w:hAnsiTheme="majorHAnsi" w:cstheme="majorBidi"/>
      <w:color w:val="46747E" w:themeColor="accent1" w:themeShade="7F"/>
      <w:sz w:val="20"/>
    </w:rPr>
  </w:style>
  <w:style w:type="character" w:customStyle="1" w:styleId="Heading7Char">
    <w:name w:val="Heading 7 Char"/>
    <w:basedOn w:val="DefaultParagraphFont"/>
    <w:link w:val="Heading7"/>
    <w:uiPriority w:val="9"/>
    <w:semiHidden/>
    <w:rsid w:val="002E4BB6"/>
    <w:rPr>
      <w:rFonts w:asciiTheme="majorHAnsi" w:eastAsiaTheme="majorEastAsia" w:hAnsiTheme="majorHAnsi" w:cstheme="majorBidi"/>
      <w:i/>
      <w:iCs/>
      <w:color w:val="46747E" w:themeColor="accent1" w:themeShade="7F"/>
      <w:sz w:val="20"/>
    </w:rPr>
  </w:style>
  <w:style w:type="character" w:customStyle="1" w:styleId="Heading8Char">
    <w:name w:val="Heading 8 Char"/>
    <w:basedOn w:val="DefaultParagraphFont"/>
    <w:link w:val="Heading8"/>
    <w:uiPriority w:val="9"/>
    <w:semiHidden/>
    <w:rsid w:val="002E4BB6"/>
    <w:rPr>
      <w:rFonts w:asciiTheme="majorHAnsi" w:eastAsiaTheme="majorEastAsia" w:hAnsiTheme="majorHAnsi" w:cstheme="majorBidi"/>
      <w:color w:val="108B8D" w:themeColor="text1" w:themeTint="D8"/>
      <w:sz w:val="21"/>
      <w:szCs w:val="21"/>
    </w:rPr>
  </w:style>
  <w:style w:type="character" w:customStyle="1" w:styleId="Heading9Char">
    <w:name w:val="Heading 9 Char"/>
    <w:basedOn w:val="DefaultParagraphFont"/>
    <w:link w:val="Heading9"/>
    <w:uiPriority w:val="9"/>
    <w:semiHidden/>
    <w:rsid w:val="002E4BB6"/>
    <w:rPr>
      <w:rFonts w:asciiTheme="majorHAnsi" w:eastAsiaTheme="majorEastAsia" w:hAnsiTheme="majorHAnsi" w:cstheme="majorBidi"/>
      <w:i/>
      <w:iCs/>
      <w:color w:val="108B8D" w:themeColor="text1" w:themeTint="D8"/>
      <w:sz w:val="21"/>
      <w:szCs w:val="21"/>
    </w:rPr>
  </w:style>
  <w:style w:type="numbering" w:styleId="ArticleSection">
    <w:name w:val="Outline List 3"/>
    <w:basedOn w:val="NoList"/>
    <w:uiPriority w:val="99"/>
    <w:semiHidden/>
    <w:unhideWhenUsed/>
    <w:rsid w:val="002E4BB6"/>
    <w:pPr>
      <w:numPr>
        <w:numId w:val="6"/>
      </w:numPr>
    </w:pPr>
  </w:style>
  <w:style w:type="numbering" w:customStyle="1" w:styleId="NumberlistGOAP">
    <w:name w:val="Number list GOAP"/>
    <w:uiPriority w:val="99"/>
    <w:rsid w:val="002E4BB6"/>
    <w:pPr>
      <w:numPr>
        <w:numId w:val="7"/>
      </w:numPr>
    </w:pPr>
  </w:style>
  <w:style w:type="numbering" w:customStyle="1" w:styleId="Stijl1">
    <w:name w:val="Stijl1"/>
    <w:uiPriority w:val="99"/>
    <w:rsid w:val="002E4BB6"/>
    <w:pPr>
      <w:numPr>
        <w:numId w:val="8"/>
      </w:numPr>
    </w:pPr>
  </w:style>
  <w:style w:type="numbering" w:customStyle="1" w:styleId="Stijl2">
    <w:name w:val="Stijl2"/>
    <w:uiPriority w:val="99"/>
    <w:rsid w:val="004169FC"/>
    <w:pPr>
      <w:numPr>
        <w:numId w:val="9"/>
      </w:numPr>
    </w:pPr>
  </w:style>
  <w:style w:type="table" w:styleId="TableGrid">
    <w:name w:val="Table Grid"/>
    <w:basedOn w:val="TableNormal"/>
    <w:uiPriority w:val="39"/>
    <w:rsid w:val="00D0656C"/>
    <w:rPr>
      <w:sz w:val="20"/>
    </w:rPr>
    <w:tblPr>
      <w:tblBorders>
        <w:insideH w:val="single" w:sz="6" w:space="0" w:color="B5D0D6" w:themeColor="accent1"/>
        <w:insideV w:val="single" w:sz="6" w:space="0" w:color="B5D0D6" w:themeColor="accent1"/>
      </w:tblBorders>
    </w:tblPr>
    <w:tcPr>
      <w:shd w:val="clear" w:color="auto" w:fill="auto"/>
    </w:tcPr>
  </w:style>
  <w:style w:type="paragraph" w:styleId="Header">
    <w:name w:val="header"/>
    <w:basedOn w:val="Normal"/>
    <w:link w:val="HeaderChar"/>
    <w:uiPriority w:val="99"/>
    <w:unhideWhenUsed/>
    <w:rsid w:val="00D6705A"/>
    <w:pPr>
      <w:tabs>
        <w:tab w:val="center" w:pos="4536"/>
        <w:tab w:val="right" w:pos="9072"/>
      </w:tabs>
      <w:spacing w:line="240" w:lineRule="auto"/>
    </w:pPr>
  </w:style>
  <w:style w:type="character" w:customStyle="1" w:styleId="HeaderChar">
    <w:name w:val="Header Char"/>
    <w:basedOn w:val="DefaultParagraphFont"/>
    <w:link w:val="Header"/>
    <w:uiPriority w:val="99"/>
    <w:rsid w:val="00D6705A"/>
    <w:rPr>
      <w:color w:val="30302F" w:themeColor="accent6"/>
      <w:sz w:val="20"/>
    </w:rPr>
  </w:style>
  <w:style w:type="paragraph" w:styleId="Footer">
    <w:name w:val="footer"/>
    <w:aliases w:val="Footnote"/>
    <w:basedOn w:val="Normal"/>
    <w:link w:val="FooterChar"/>
    <w:uiPriority w:val="99"/>
    <w:unhideWhenUsed/>
    <w:rsid w:val="00E2339D"/>
    <w:pPr>
      <w:tabs>
        <w:tab w:val="center" w:pos="4536"/>
        <w:tab w:val="right" w:pos="9072"/>
      </w:tabs>
      <w:spacing w:line="240" w:lineRule="auto"/>
    </w:pPr>
    <w:rPr>
      <w:sz w:val="16"/>
    </w:rPr>
  </w:style>
  <w:style w:type="character" w:customStyle="1" w:styleId="FooterChar">
    <w:name w:val="Footer Char"/>
    <w:aliases w:val="Footnote Char"/>
    <w:basedOn w:val="DefaultParagraphFont"/>
    <w:link w:val="Footer"/>
    <w:uiPriority w:val="99"/>
    <w:rsid w:val="00E2339D"/>
    <w:rPr>
      <w:color w:val="30302F" w:themeColor="accent6"/>
      <w:sz w:val="16"/>
    </w:rPr>
  </w:style>
  <w:style w:type="character" w:styleId="PageNumber">
    <w:name w:val="page number"/>
    <w:basedOn w:val="DefaultParagraphFont"/>
    <w:uiPriority w:val="99"/>
    <w:semiHidden/>
    <w:unhideWhenUsed/>
    <w:rsid w:val="00D6705A"/>
  </w:style>
  <w:style w:type="table" w:styleId="GridTable5Dark-Accent3">
    <w:name w:val="Grid Table 5 Dark Accent 3"/>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BD7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A3F5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A3F5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A3F5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A3F58" w:themeFill="accent3"/>
      </w:tcPr>
    </w:tblStylePr>
    <w:tblStylePr w:type="band1Vert">
      <w:tblPr/>
      <w:tcPr>
        <w:shd w:val="clear" w:color="auto" w:fill="98B0CE" w:themeFill="accent3" w:themeFillTint="66"/>
      </w:tcPr>
    </w:tblStylePr>
    <w:tblStylePr w:type="band1Horz">
      <w:tblPr/>
      <w:tcPr>
        <w:shd w:val="clear" w:color="auto" w:fill="98B0CE" w:themeFill="accent3" w:themeFillTint="66"/>
      </w:tcPr>
    </w:tblStylePr>
  </w:style>
  <w:style w:type="table" w:styleId="TableGridLight">
    <w:name w:val="Grid Table Light"/>
    <w:basedOn w:val="TableNormal"/>
    <w:uiPriority w:val="40"/>
    <w:rsid w:val="00D065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065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656C"/>
    <w:tblPr>
      <w:tblStyleRowBandSize w:val="1"/>
      <w:tblStyleColBandSize w:val="1"/>
      <w:tblBorders>
        <w:top w:val="single" w:sz="4" w:space="0" w:color="44E6E9" w:themeColor="text1" w:themeTint="80"/>
        <w:bottom w:val="single" w:sz="4" w:space="0" w:color="44E6E9" w:themeColor="text1" w:themeTint="80"/>
      </w:tblBorders>
    </w:tblPr>
    <w:tblStylePr w:type="firstRow">
      <w:rPr>
        <w:b/>
        <w:bCs/>
      </w:rPr>
      <w:tblPr/>
      <w:tcPr>
        <w:tcBorders>
          <w:bottom w:val="single" w:sz="4" w:space="0" w:color="44E6E9" w:themeColor="text1" w:themeTint="80"/>
        </w:tcBorders>
      </w:tcPr>
    </w:tblStylePr>
    <w:tblStylePr w:type="lastRow">
      <w:rPr>
        <w:b/>
        <w:bCs/>
      </w:rPr>
      <w:tblPr/>
      <w:tcPr>
        <w:tcBorders>
          <w:top w:val="single" w:sz="4" w:space="0" w:color="44E6E9" w:themeColor="text1" w:themeTint="80"/>
        </w:tcBorders>
      </w:tcPr>
    </w:tblStylePr>
    <w:tblStylePr w:type="firstCol">
      <w:rPr>
        <w:b/>
        <w:bCs/>
      </w:rPr>
    </w:tblStylePr>
    <w:tblStylePr w:type="lastCol">
      <w:rPr>
        <w:b/>
        <w:bCs/>
      </w:rPr>
    </w:tblStylePr>
    <w:tblStylePr w:type="band1Vert">
      <w:tblPr/>
      <w:tcPr>
        <w:tcBorders>
          <w:left w:val="single" w:sz="4" w:space="0" w:color="44E6E9" w:themeColor="text1" w:themeTint="80"/>
          <w:right w:val="single" w:sz="4" w:space="0" w:color="44E6E9" w:themeColor="text1" w:themeTint="80"/>
        </w:tcBorders>
      </w:tcPr>
    </w:tblStylePr>
    <w:tblStylePr w:type="band2Vert">
      <w:tblPr/>
      <w:tcPr>
        <w:tcBorders>
          <w:left w:val="single" w:sz="4" w:space="0" w:color="44E6E9" w:themeColor="text1" w:themeTint="80"/>
          <w:right w:val="single" w:sz="4" w:space="0" w:color="44E6E9" w:themeColor="text1" w:themeTint="80"/>
        </w:tcBorders>
      </w:tcPr>
    </w:tblStylePr>
    <w:tblStylePr w:type="band1Horz">
      <w:tblPr/>
      <w:tcPr>
        <w:tcBorders>
          <w:top w:val="single" w:sz="4" w:space="0" w:color="44E6E9" w:themeColor="text1" w:themeTint="80"/>
          <w:bottom w:val="single" w:sz="4" w:space="0" w:color="44E6E9" w:themeColor="text1" w:themeTint="80"/>
        </w:tcBorders>
      </w:tcPr>
    </w:tblStylePr>
  </w:style>
  <w:style w:type="table" w:styleId="PlainTable3">
    <w:name w:val="Plain Table 3"/>
    <w:basedOn w:val="TableNormal"/>
    <w:uiPriority w:val="43"/>
    <w:rsid w:val="00D0656C"/>
    <w:tblPr>
      <w:tblStyleRowBandSize w:val="1"/>
      <w:tblStyleColBandSize w:val="1"/>
    </w:tblPr>
    <w:tblStylePr w:type="firstRow">
      <w:rPr>
        <w:b/>
        <w:bCs/>
        <w:caps/>
      </w:rPr>
      <w:tblPr/>
      <w:tcPr>
        <w:tcBorders>
          <w:bottom w:val="single" w:sz="4" w:space="0" w:color="44E6E9"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4E6E9"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65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65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E6E9"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E6E9"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E6E9"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E6E9"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0656C"/>
    <w:tblPr>
      <w:tblStyleRowBandSize w:val="1"/>
      <w:tblStyleColBandSize w:val="1"/>
      <w:tblBorders>
        <w:top w:val="single" w:sz="4" w:space="0" w:color="6AEBED" w:themeColor="text1" w:themeTint="66"/>
        <w:left w:val="single" w:sz="4" w:space="0" w:color="6AEBED" w:themeColor="text1" w:themeTint="66"/>
        <w:bottom w:val="single" w:sz="4" w:space="0" w:color="6AEBED" w:themeColor="text1" w:themeTint="66"/>
        <w:right w:val="single" w:sz="4" w:space="0" w:color="6AEBED" w:themeColor="text1" w:themeTint="66"/>
        <w:insideH w:val="single" w:sz="4" w:space="0" w:color="6AEBED" w:themeColor="text1" w:themeTint="66"/>
        <w:insideV w:val="single" w:sz="4" w:space="0" w:color="6AEBED" w:themeColor="text1" w:themeTint="66"/>
      </w:tblBorders>
    </w:tblPr>
    <w:tblStylePr w:type="firstRow">
      <w:rPr>
        <w:b/>
        <w:bCs/>
      </w:rPr>
      <w:tblPr/>
      <w:tcPr>
        <w:tcBorders>
          <w:bottom w:val="single" w:sz="12" w:space="0" w:color="20E1E4" w:themeColor="text1" w:themeTint="99"/>
        </w:tcBorders>
      </w:tcPr>
    </w:tblStylePr>
    <w:tblStylePr w:type="lastRow">
      <w:rPr>
        <w:b/>
        <w:bCs/>
      </w:rPr>
      <w:tblPr/>
      <w:tcPr>
        <w:tcBorders>
          <w:top w:val="double" w:sz="2" w:space="0" w:color="20E1E4"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656C"/>
    <w:tblPr>
      <w:tblStyleRowBandSize w:val="1"/>
      <w:tblStyleColBandSize w:val="1"/>
      <w:tblBorders>
        <w:top w:val="single" w:sz="4" w:space="0" w:color="C1DAE1" w:themeColor="accent2" w:themeTint="66"/>
        <w:left w:val="single" w:sz="4" w:space="0" w:color="C1DAE1" w:themeColor="accent2" w:themeTint="66"/>
        <w:bottom w:val="single" w:sz="4" w:space="0" w:color="C1DAE1" w:themeColor="accent2" w:themeTint="66"/>
        <w:right w:val="single" w:sz="4" w:space="0" w:color="C1DAE1" w:themeColor="accent2" w:themeTint="66"/>
        <w:insideH w:val="single" w:sz="4" w:space="0" w:color="C1DAE1" w:themeColor="accent2" w:themeTint="66"/>
        <w:insideV w:val="single" w:sz="4" w:space="0" w:color="C1DAE1" w:themeColor="accent2" w:themeTint="66"/>
      </w:tblBorders>
    </w:tblPr>
    <w:tblStylePr w:type="firstRow">
      <w:rPr>
        <w:b/>
        <w:bCs/>
      </w:rPr>
      <w:tblPr/>
      <w:tcPr>
        <w:tcBorders>
          <w:bottom w:val="single" w:sz="12" w:space="0" w:color="A3C7D2" w:themeColor="accent2" w:themeTint="99"/>
        </w:tcBorders>
      </w:tcPr>
    </w:tblStylePr>
    <w:tblStylePr w:type="lastRow">
      <w:rPr>
        <w:b/>
        <w:bCs/>
      </w:rPr>
      <w:tblPr/>
      <w:tcPr>
        <w:tcBorders>
          <w:top w:val="double" w:sz="2" w:space="0" w:color="A3C7D2" w:themeColor="accent2" w:themeTint="99"/>
        </w:tcBorders>
      </w:tcPr>
    </w:tblStylePr>
    <w:tblStylePr w:type="firstCol">
      <w:rPr>
        <w:b/>
        <w:bCs/>
      </w:rPr>
    </w:tblStylePr>
    <w:tblStylePr w:type="lastCol">
      <w:rPr>
        <w:b/>
        <w:bCs/>
      </w:rPr>
    </w:tblStylePr>
  </w:style>
  <w:style w:type="table" w:styleId="GridTable7ColourfulAccent1">
    <w:name w:val="Grid Table 7 Colorful Accent 1"/>
    <w:basedOn w:val="TableNormal"/>
    <w:uiPriority w:val="52"/>
    <w:rsid w:val="00D0656C"/>
    <w:rPr>
      <w:color w:val="75A7B2" w:themeColor="accent1" w:themeShade="BF"/>
    </w:rPr>
    <w:tblPr>
      <w:tblStyleRowBandSize w:val="1"/>
      <w:tblStyleColBandSize w:val="1"/>
      <w:tblBorders>
        <w:top w:val="single" w:sz="4" w:space="0" w:color="D2E2E6" w:themeColor="accent1" w:themeTint="99"/>
        <w:left w:val="single" w:sz="4" w:space="0" w:color="D2E2E6" w:themeColor="accent1" w:themeTint="99"/>
        <w:bottom w:val="single" w:sz="4" w:space="0" w:color="D2E2E6" w:themeColor="accent1" w:themeTint="99"/>
        <w:right w:val="single" w:sz="4" w:space="0" w:color="D2E2E6" w:themeColor="accent1" w:themeTint="99"/>
        <w:insideH w:val="single" w:sz="4" w:space="0" w:color="D2E2E6" w:themeColor="accent1" w:themeTint="99"/>
        <w:insideV w:val="single" w:sz="4" w:space="0" w:color="D2E2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F6" w:themeFill="accent1" w:themeFillTint="33"/>
      </w:tcPr>
    </w:tblStylePr>
    <w:tblStylePr w:type="band1Horz">
      <w:tblPr/>
      <w:tcPr>
        <w:shd w:val="clear" w:color="auto" w:fill="F0F5F6" w:themeFill="accent1" w:themeFillTint="33"/>
      </w:tcPr>
    </w:tblStylePr>
    <w:tblStylePr w:type="neCell">
      <w:tblPr/>
      <w:tcPr>
        <w:tcBorders>
          <w:bottom w:val="single" w:sz="4" w:space="0" w:color="D2E2E6" w:themeColor="accent1" w:themeTint="99"/>
        </w:tcBorders>
      </w:tcPr>
    </w:tblStylePr>
    <w:tblStylePr w:type="nwCell">
      <w:tblPr/>
      <w:tcPr>
        <w:tcBorders>
          <w:bottom w:val="single" w:sz="4" w:space="0" w:color="D2E2E6" w:themeColor="accent1" w:themeTint="99"/>
        </w:tcBorders>
      </w:tcPr>
    </w:tblStylePr>
    <w:tblStylePr w:type="seCell">
      <w:tblPr/>
      <w:tcPr>
        <w:tcBorders>
          <w:top w:val="single" w:sz="4" w:space="0" w:color="D2E2E6" w:themeColor="accent1" w:themeTint="99"/>
        </w:tcBorders>
      </w:tcPr>
    </w:tblStylePr>
    <w:tblStylePr w:type="swCell">
      <w:tblPr/>
      <w:tcPr>
        <w:tcBorders>
          <w:top w:val="single" w:sz="4" w:space="0" w:color="D2E2E6" w:themeColor="accent1" w:themeTint="99"/>
        </w:tcBorders>
      </w:tcPr>
    </w:tblStylePr>
  </w:style>
  <w:style w:type="table" w:styleId="GridTable5Dark-Accent1">
    <w:name w:val="Grid Table 5 Dark Accent 1"/>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D0D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D0D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D0D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D0D6" w:themeFill="accent1"/>
      </w:tcPr>
    </w:tblStylePr>
    <w:tblStylePr w:type="band1Vert">
      <w:tblPr/>
      <w:tcPr>
        <w:shd w:val="clear" w:color="auto" w:fill="E1ECEE" w:themeFill="accent1" w:themeFillTint="66"/>
      </w:tcPr>
    </w:tblStylePr>
    <w:tblStylePr w:type="band1Horz">
      <w:tblPr/>
      <w:tcPr>
        <w:shd w:val="clear" w:color="auto" w:fill="E1ECEE" w:themeFill="accent1" w:themeFillTint="66"/>
      </w:tcPr>
    </w:tblStylePr>
  </w:style>
  <w:style w:type="table" w:customStyle="1" w:styleId="GOAP">
    <w:name w:val="GOAP"/>
    <w:basedOn w:val="TableNormal"/>
    <w:uiPriority w:val="99"/>
    <w:rsid w:val="00D0656C"/>
    <w:tblPr/>
  </w:style>
  <w:style w:type="character" w:styleId="BookTitle">
    <w:name w:val="Book Title"/>
    <w:aliases w:val="caption"/>
    <w:uiPriority w:val="33"/>
    <w:qFormat/>
    <w:rsid w:val="00E2339D"/>
    <w:rPr>
      <w:i/>
      <w:color w:val="717171" w:themeColor="accent5"/>
      <w:sz w:val="16"/>
    </w:rPr>
  </w:style>
  <w:style w:type="paragraph" w:customStyle="1" w:styleId="Figure">
    <w:name w:val="Figure"/>
    <w:basedOn w:val="Normal"/>
    <w:autoRedefine/>
    <w:rsid w:val="00E2339D"/>
    <w:pPr>
      <w:spacing w:line="360" w:lineRule="auto"/>
    </w:pPr>
    <w:rPr>
      <w:i/>
      <w:iCs/>
      <w:color w:val="717171" w:themeColor="accent5"/>
      <w:sz w:val="16"/>
      <w:szCs w:val="16"/>
      <w:lang w:val="en-US"/>
    </w:rPr>
  </w:style>
  <w:style w:type="paragraph" w:styleId="TOC3">
    <w:name w:val="toc 3"/>
    <w:basedOn w:val="Normal"/>
    <w:next w:val="Normal"/>
    <w:autoRedefine/>
    <w:uiPriority w:val="39"/>
    <w:unhideWhenUsed/>
    <w:rsid w:val="00224D9C"/>
    <w:pPr>
      <w:tabs>
        <w:tab w:val="right" w:leader="dot" w:pos="9062"/>
      </w:tabs>
      <w:ind w:left="400"/>
    </w:pPr>
    <w:rPr>
      <w:rFonts w:cstheme="minorHAnsi"/>
      <w:szCs w:val="20"/>
    </w:rPr>
  </w:style>
  <w:style w:type="paragraph" w:styleId="TOC1">
    <w:name w:val="toc 1"/>
    <w:basedOn w:val="Normal"/>
    <w:next w:val="Normal"/>
    <w:autoRedefine/>
    <w:uiPriority w:val="39"/>
    <w:unhideWhenUsed/>
    <w:rsid w:val="00224D9C"/>
    <w:pPr>
      <w:spacing w:before="240" w:after="120"/>
    </w:pPr>
    <w:rPr>
      <w:rFonts w:cstheme="minorHAnsi"/>
      <w:b/>
      <w:bCs/>
      <w:szCs w:val="20"/>
    </w:rPr>
  </w:style>
  <w:style w:type="paragraph" w:styleId="TOC2">
    <w:name w:val="toc 2"/>
    <w:basedOn w:val="Normal"/>
    <w:next w:val="Normal"/>
    <w:autoRedefine/>
    <w:uiPriority w:val="39"/>
    <w:unhideWhenUsed/>
    <w:rsid w:val="00224D9C"/>
    <w:pPr>
      <w:spacing w:before="120"/>
      <w:ind w:left="200"/>
    </w:pPr>
    <w:rPr>
      <w:rFonts w:cstheme="minorHAnsi"/>
      <w:i/>
      <w:iCs/>
      <w:szCs w:val="20"/>
    </w:rPr>
  </w:style>
  <w:style w:type="character" w:styleId="Hyperlink">
    <w:name w:val="Hyperlink"/>
    <w:basedOn w:val="DefaultParagraphFont"/>
    <w:uiPriority w:val="99"/>
    <w:unhideWhenUsed/>
    <w:rsid w:val="00224D9C"/>
    <w:rPr>
      <w:color w:val="5EB593" w:themeColor="hyperlink"/>
      <w:u w:val="single"/>
    </w:rPr>
  </w:style>
  <w:style w:type="paragraph" w:styleId="TOC4">
    <w:name w:val="toc 4"/>
    <w:basedOn w:val="Normal"/>
    <w:next w:val="Normal"/>
    <w:autoRedefine/>
    <w:uiPriority w:val="39"/>
    <w:unhideWhenUsed/>
    <w:rsid w:val="00224D9C"/>
    <w:pPr>
      <w:ind w:left="600"/>
    </w:pPr>
    <w:rPr>
      <w:rFonts w:cstheme="minorHAnsi"/>
      <w:szCs w:val="20"/>
    </w:rPr>
  </w:style>
  <w:style w:type="paragraph" w:styleId="TOC5">
    <w:name w:val="toc 5"/>
    <w:basedOn w:val="Normal"/>
    <w:next w:val="Normal"/>
    <w:autoRedefine/>
    <w:uiPriority w:val="39"/>
    <w:unhideWhenUsed/>
    <w:rsid w:val="00224D9C"/>
    <w:pPr>
      <w:ind w:left="800"/>
    </w:pPr>
    <w:rPr>
      <w:rFonts w:cstheme="minorHAnsi"/>
      <w:szCs w:val="20"/>
    </w:rPr>
  </w:style>
  <w:style w:type="paragraph" w:styleId="TOC6">
    <w:name w:val="toc 6"/>
    <w:basedOn w:val="Normal"/>
    <w:next w:val="Normal"/>
    <w:autoRedefine/>
    <w:uiPriority w:val="39"/>
    <w:unhideWhenUsed/>
    <w:rsid w:val="00224D9C"/>
    <w:pPr>
      <w:ind w:left="1000"/>
    </w:pPr>
    <w:rPr>
      <w:rFonts w:cstheme="minorHAnsi"/>
      <w:szCs w:val="20"/>
    </w:rPr>
  </w:style>
  <w:style w:type="paragraph" w:styleId="TOC7">
    <w:name w:val="toc 7"/>
    <w:basedOn w:val="Normal"/>
    <w:next w:val="Normal"/>
    <w:autoRedefine/>
    <w:uiPriority w:val="39"/>
    <w:unhideWhenUsed/>
    <w:rsid w:val="00224D9C"/>
    <w:pPr>
      <w:ind w:left="1200"/>
    </w:pPr>
    <w:rPr>
      <w:rFonts w:cstheme="minorHAnsi"/>
      <w:szCs w:val="20"/>
    </w:rPr>
  </w:style>
  <w:style w:type="paragraph" w:styleId="TOC8">
    <w:name w:val="toc 8"/>
    <w:basedOn w:val="Normal"/>
    <w:next w:val="Normal"/>
    <w:autoRedefine/>
    <w:uiPriority w:val="39"/>
    <w:unhideWhenUsed/>
    <w:rsid w:val="00224D9C"/>
    <w:pPr>
      <w:ind w:left="1400"/>
    </w:pPr>
    <w:rPr>
      <w:rFonts w:cstheme="minorHAnsi"/>
      <w:szCs w:val="20"/>
    </w:rPr>
  </w:style>
  <w:style w:type="paragraph" w:styleId="TOC9">
    <w:name w:val="toc 9"/>
    <w:basedOn w:val="Normal"/>
    <w:next w:val="Normal"/>
    <w:autoRedefine/>
    <w:uiPriority w:val="39"/>
    <w:unhideWhenUsed/>
    <w:rsid w:val="00224D9C"/>
    <w:pPr>
      <w:ind w:left="1600"/>
    </w:pPr>
    <w:rPr>
      <w:rFonts w:cstheme="minorHAnsi"/>
      <w:szCs w:val="20"/>
    </w:rPr>
  </w:style>
  <w:style w:type="paragraph" w:styleId="NormalWeb">
    <w:name w:val="Normal (Web)"/>
    <w:basedOn w:val="Normal"/>
    <w:uiPriority w:val="99"/>
    <w:semiHidden/>
    <w:unhideWhenUsed/>
    <w:rsid w:val="00224D9C"/>
    <w:pPr>
      <w:spacing w:before="100" w:beforeAutospacing="1" w:after="100" w:afterAutospacing="1" w:line="240" w:lineRule="auto"/>
    </w:pPr>
    <w:rPr>
      <w:rFonts w:ascii="Times New Roman" w:eastAsia="Times New Roman" w:hAnsi="Times New Roman" w:cs="Times New Roman"/>
      <w:color w:val="auto"/>
      <w:sz w:val="24"/>
      <w:lang w:eastAsia="nl-NL"/>
    </w:rPr>
  </w:style>
  <w:style w:type="character" w:styleId="UnresolvedMention">
    <w:name w:val="Unresolved Mention"/>
    <w:basedOn w:val="DefaultParagraphFont"/>
    <w:uiPriority w:val="99"/>
    <w:semiHidden/>
    <w:unhideWhenUsed/>
    <w:rsid w:val="00224D9C"/>
    <w:rPr>
      <w:color w:val="605E5C"/>
      <w:shd w:val="clear" w:color="auto" w:fill="E1DFDD"/>
    </w:rPr>
  </w:style>
  <w:style w:type="paragraph" w:styleId="Caption">
    <w:name w:val="caption"/>
    <w:basedOn w:val="Normal"/>
    <w:next w:val="Normal"/>
    <w:uiPriority w:val="35"/>
    <w:unhideWhenUsed/>
    <w:qFormat/>
    <w:rsid w:val="00753558"/>
    <w:pPr>
      <w:spacing w:after="200"/>
    </w:pPr>
    <w:rPr>
      <w:i/>
      <w:iCs/>
      <w:sz w:val="16"/>
      <w:szCs w:val="18"/>
    </w:rPr>
  </w:style>
  <w:style w:type="paragraph" w:styleId="FootnoteText">
    <w:name w:val="footnote text"/>
    <w:aliases w:val="Footnote text"/>
    <w:basedOn w:val="Normal"/>
    <w:link w:val="FootnoteTextChar"/>
    <w:uiPriority w:val="99"/>
    <w:unhideWhenUsed/>
    <w:rsid w:val="00753558"/>
    <w:pPr>
      <w:spacing w:line="240" w:lineRule="auto"/>
    </w:pPr>
    <w:rPr>
      <w:sz w:val="16"/>
      <w:szCs w:val="20"/>
    </w:rPr>
  </w:style>
  <w:style w:type="character" w:customStyle="1" w:styleId="FootnoteTextChar">
    <w:name w:val="Footnote Text Char"/>
    <w:aliases w:val="Footnote text Char"/>
    <w:basedOn w:val="DefaultParagraphFont"/>
    <w:link w:val="FootnoteText"/>
    <w:uiPriority w:val="99"/>
    <w:rsid w:val="00753558"/>
    <w:rPr>
      <w:color w:val="30302F" w:themeColor="accent6"/>
      <w:sz w:val="16"/>
      <w:szCs w:val="20"/>
    </w:rPr>
  </w:style>
  <w:style w:type="character" w:styleId="FootnoteReference">
    <w:name w:val="footnote reference"/>
    <w:basedOn w:val="DefaultParagraphFont"/>
    <w:uiPriority w:val="99"/>
    <w:semiHidden/>
    <w:unhideWhenUsed/>
    <w:rsid w:val="00EA4650"/>
    <w:rPr>
      <w:vertAlign w:val="superscript"/>
    </w:rPr>
  </w:style>
  <w:style w:type="paragraph" w:styleId="TableofFigures">
    <w:name w:val="table of figures"/>
    <w:aliases w:val="List with images"/>
    <w:basedOn w:val="Normal"/>
    <w:next w:val="Normal"/>
    <w:uiPriority w:val="99"/>
    <w:unhideWhenUsed/>
    <w:qFormat/>
    <w:rsid w:val="00550A95"/>
    <w:rPr>
      <w:rFonts w:cstheme="minorHAnsi"/>
      <w:bCs/>
      <w:szCs w:val="20"/>
    </w:rPr>
  </w:style>
  <w:style w:type="character" w:styleId="CommentReference">
    <w:name w:val="annotation reference"/>
    <w:basedOn w:val="DefaultParagraphFont"/>
    <w:uiPriority w:val="99"/>
    <w:semiHidden/>
    <w:unhideWhenUsed/>
    <w:rsid w:val="005F5969"/>
    <w:rPr>
      <w:sz w:val="16"/>
      <w:szCs w:val="16"/>
    </w:rPr>
  </w:style>
  <w:style w:type="paragraph" w:styleId="CommentText">
    <w:name w:val="annotation text"/>
    <w:basedOn w:val="Normal"/>
    <w:link w:val="CommentTextChar"/>
    <w:uiPriority w:val="99"/>
    <w:semiHidden/>
    <w:unhideWhenUsed/>
    <w:rsid w:val="005F5969"/>
    <w:pPr>
      <w:spacing w:line="240" w:lineRule="auto"/>
    </w:pPr>
    <w:rPr>
      <w:szCs w:val="20"/>
    </w:rPr>
  </w:style>
  <w:style w:type="character" w:customStyle="1" w:styleId="CommentTextChar">
    <w:name w:val="Comment Text Char"/>
    <w:basedOn w:val="DefaultParagraphFont"/>
    <w:link w:val="CommentText"/>
    <w:uiPriority w:val="99"/>
    <w:semiHidden/>
    <w:rsid w:val="005F5969"/>
    <w:rPr>
      <w:color w:val="30302F" w:themeColor="accent6"/>
      <w:sz w:val="20"/>
      <w:szCs w:val="20"/>
    </w:rPr>
  </w:style>
  <w:style w:type="paragraph" w:styleId="CommentSubject">
    <w:name w:val="annotation subject"/>
    <w:basedOn w:val="CommentText"/>
    <w:next w:val="CommentText"/>
    <w:link w:val="CommentSubjectChar"/>
    <w:uiPriority w:val="99"/>
    <w:semiHidden/>
    <w:unhideWhenUsed/>
    <w:rsid w:val="005F5969"/>
    <w:rPr>
      <w:b/>
      <w:bCs/>
    </w:rPr>
  </w:style>
  <w:style w:type="character" w:customStyle="1" w:styleId="CommentSubjectChar">
    <w:name w:val="Comment Subject Char"/>
    <w:basedOn w:val="CommentTextChar"/>
    <w:link w:val="CommentSubject"/>
    <w:uiPriority w:val="99"/>
    <w:semiHidden/>
    <w:rsid w:val="005F5969"/>
    <w:rPr>
      <w:b/>
      <w:bCs/>
      <w:color w:val="30302F" w:themeColor="accent6"/>
      <w:sz w:val="20"/>
      <w:szCs w:val="20"/>
    </w:rPr>
  </w:style>
  <w:style w:type="character" w:styleId="FollowedHyperlink">
    <w:name w:val="FollowedHyperlink"/>
    <w:basedOn w:val="DefaultParagraphFont"/>
    <w:uiPriority w:val="99"/>
    <w:semiHidden/>
    <w:unhideWhenUsed/>
    <w:rsid w:val="00C9006F"/>
    <w:rPr>
      <w:color w:val="5B4F72" w:themeColor="followedHyperlink"/>
      <w:u w:val="single"/>
    </w:rPr>
  </w:style>
  <w:style w:type="paragraph" w:customStyle="1" w:styleId="paragraph">
    <w:name w:val="paragraph"/>
    <w:basedOn w:val="Normal"/>
    <w:rsid w:val="0008109E"/>
    <w:pPr>
      <w:spacing w:before="100" w:beforeAutospacing="1" w:after="100" w:afterAutospacing="1" w:line="240" w:lineRule="auto"/>
    </w:pPr>
    <w:rPr>
      <w:rFonts w:ascii="Times New Roman" w:eastAsia="Times New Roman" w:hAnsi="Times New Roman" w:cs="Times New Roman"/>
      <w:color w:val="auto"/>
      <w:sz w:val="24"/>
      <w:lang w:val="en-GB" w:eastAsia="en-GB"/>
    </w:rPr>
  </w:style>
  <w:style w:type="character" w:customStyle="1" w:styleId="normaltextrun">
    <w:name w:val="normaltextrun"/>
    <w:basedOn w:val="DefaultParagraphFont"/>
    <w:rsid w:val="00522564"/>
  </w:style>
  <w:style w:type="character" w:customStyle="1" w:styleId="eop">
    <w:name w:val="eop"/>
    <w:basedOn w:val="DefaultParagraphFont"/>
    <w:rsid w:val="00522564"/>
  </w:style>
  <w:style w:type="paragraph" w:styleId="Revision">
    <w:name w:val="Revision"/>
    <w:hidden/>
    <w:uiPriority w:val="99"/>
    <w:semiHidden/>
    <w:rsid w:val="007B3171"/>
    <w:rPr>
      <w:color w:val="30302F" w:themeColor="accent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3051">
      <w:bodyDiv w:val="1"/>
      <w:marLeft w:val="0"/>
      <w:marRight w:val="0"/>
      <w:marTop w:val="0"/>
      <w:marBottom w:val="0"/>
      <w:divBdr>
        <w:top w:val="none" w:sz="0" w:space="0" w:color="auto"/>
        <w:left w:val="none" w:sz="0" w:space="0" w:color="auto"/>
        <w:bottom w:val="none" w:sz="0" w:space="0" w:color="auto"/>
        <w:right w:val="none" w:sz="0" w:space="0" w:color="auto"/>
      </w:divBdr>
    </w:div>
    <w:div w:id="452093960">
      <w:bodyDiv w:val="1"/>
      <w:marLeft w:val="0"/>
      <w:marRight w:val="0"/>
      <w:marTop w:val="0"/>
      <w:marBottom w:val="0"/>
      <w:divBdr>
        <w:top w:val="none" w:sz="0" w:space="0" w:color="auto"/>
        <w:left w:val="none" w:sz="0" w:space="0" w:color="auto"/>
        <w:bottom w:val="none" w:sz="0" w:space="0" w:color="auto"/>
        <w:right w:val="none" w:sz="0" w:space="0" w:color="auto"/>
      </w:divBdr>
    </w:div>
    <w:div w:id="757750481">
      <w:bodyDiv w:val="1"/>
      <w:marLeft w:val="0"/>
      <w:marRight w:val="0"/>
      <w:marTop w:val="0"/>
      <w:marBottom w:val="0"/>
      <w:divBdr>
        <w:top w:val="none" w:sz="0" w:space="0" w:color="auto"/>
        <w:left w:val="none" w:sz="0" w:space="0" w:color="auto"/>
        <w:bottom w:val="none" w:sz="0" w:space="0" w:color="auto"/>
        <w:right w:val="none" w:sz="0" w:space="0" w:color="auto"/>
      </w:divBdr>
    </w:div>
    <w:div w:id="1605646396">
      <w:bodyDiv w:val="1"/>
      <w:marLeft w:val="0"/>
      <w:marRight w:val="0"/>
      <w:marTop w:val="0"/>
      <w:marBottom w:val="0"/>
      <w:divBdr>
        <w:top w:val="none" w:sz="0" w:space="0" w:color="auto"/>
        <w:left w:val="none" w:sz="0" w:space="0" w:color="auto"/>
        <w:bottom w:val="none" w:sz="0" w:space="0" w:color="auto"/>
        <w:right w:val="none" w:sz="0" w:space="0" w:color="auto"/>
      </w:divBdr>
    </w:div>
    <w:div w:id="1778061369">
      <w:bodyDiv w:val="1"/>
      <w:marLeft w:val="0"/>
      <w:marRight w:val="0"/>
      <w:marTop w:val="0"/>
      <w:marBottom w:val="0"/>
      <w:divBdr>
        <w:top w:val="none" w:sz="0" w:space="0" w:color="auto"/>
        <w:left w:val="none" w:sz="0" w:space="0" w:color="auto"/>
        <w:bottom w:val="none" w:sz="0" w:space="0" w:color="auto"/>
        <w:right w:val="none" w:sz="0" w:space="0" w:color="auto"/>
      </w:divBdr>
      <w:divsChild>
        <w:div w:id="594048895">
          <w:marLeft w:val="0"/>
          <w:marRight w:val="0"/>
          <w:marTop w:val="0"/>
          <w:marBottom w:val="0"/>
          <w:divBdr>
            <w:top w:val="none" w:sz="0" w:space="0" w:color="auto"/>
            <w:left w:val="none" w:sz="0" w:space="0" w:color="auto"/>
            <w:bottom w:val="none" w:sz="0" w:space="0" w:color="auto"/>
            <w:right w:val="none" w:sz="0" w:space="0" w:color="auto"/>
          </w:divBdr>
        </w:div>
        <w:div w:id="1245795121">
          <w:marLeft w:val="0"/>
          <w:marRight w:val="0"/>
          <w:marTop w:val="0"/>
          <w:marBottom w:val="0"/>
          <w:divBdr>
            <w:top w:val="none" w:sz="0" w:space="0" w:color="auto"/>
            <w:left w:val="none" w:sz="0" w:space="0" w:color="auto"/>
            <w:bottom w:val="none" w:sz="0" w:space="0" w:color="auto"/>
            <w:right w:val="none" w:sz="0" w:space="0" w:color="auto"/>
          </w:divBdr>
        </w:div>
        <w:div w:id="1901012363">
          <w:marLeft w:val="0"/>
          <w:marRight w:val="0"/>
          <w:marTop w:val="0"/>
          <w:marBottom w:val="0"/>
          <w:divBdr>
            <w:top w:val="none" w:sz="0" w:space="0" w:color="auto"/>
            <w:left w:val="none" w:sz="0" w:space="0" w:color="auto"/>
            <w:bottom w:val="none" w:sz="0" w:space="0" w:color="auto"/>
            <w:right w:val="none" w:sz="0" w:space="0" w:color="auto"/>
          </w:divBdr>
        </w:div>
      </w:divsChild>
    </w:div>
    <w:div w:id="213930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arwinfoundation.org/en/" TargetMode="External"/><Relationship Id="rId18" Type="http://schemas.openxmlformats.org/officeDocument/2006/relationships/hyperlink" Target="https://unstats.un.org/unsd/nationalaccount/sna.asp"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unstats.un.org/unsd/dnss/gp/fundprinciples.aspx" TargetMode="External"/><Relationship Id="rId7" Type="http://schemas.openxmlformats.org/officeDocument/2006/relationships/settings" Target="settings.xml"/><Relationship Id="rId12" Type="http://schemas.openxmlformats.org/officeDocument/2006/relationships/hyperlink" Target="https://www.linkedin.com/company/mmaf-id/posts/?feedView=all" TargetMode="External"/><Relationship Id="rId17" Type="http://schemas.openxmlformats.org/officeDocument/2006/relationships/hyperlink" Target="https://unstats.un.org/unsd/dnss/gp/fundprinciples.aspx"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unstats.un.org/unsd/envstats/fdes.cshtml" TargetMode="External"/><Relationship Id="rId20" Type="http://schemas.openxmlformats.org/officeDocument/2006/relationships/hyperlink" Target="https://unstats.un.org/unsd/envstats/fdes.cs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document/d/1R7cR6DcP_O75v2pOHbhRLAXLPMb2Gm5C8lM0O_p8A3s/edit?usp=sharing"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eea.un.org/"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ea.un.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nstats.un.org/unsd/nationalaccount/sna.asp" TargetMode="External"/><Relationship Id="rId22" Type="http://schemas.openxmlformats.org/officeDocument/2006/relationships/hyperlink" Target="http://www.oceanaccounts.org" TargetMode="External"/><Relationship Id="rId27" Type="http://schemas.openxmlformats.org/officeDocument/2006/relationships/footer" Target="foot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navanewijk/Library/Group%2520Containers/UBF8T346G9.Office/User%2520Content.localized/Templates.localized/GOAP%2520word%2520report.dotx" TargetMode="External"/></Relationships>
</file>

<file path=word/theme/theme1.xml><?xml version="1.0" encoding="utf-8"?>
<a:theme xmlns:a="http://schemas.openxmlformats.org/drawingml/2006/main" name="GOAP-Word">
  <a:themeElements>
    <a:clrScheme name="GOAP FINAL">
      <a:dk1>
        <a:srgbClr val="0A5455"/>
      </a:dk1>
      <a:lt1>
        <a:srgbClr val="FFFFFF"/>
      </a:lt1>
      <a:dk2>
        <a:srgbClr val="19383B"/>
      </a:dk2>
      <a:lt2>
        <a:srgbClr val="3B9C7B"/>
      </a:lt2>
      <a:accent1>
        <a:srgbClr val="B5D0D6"/>
      </a:accent1>
      <a:accent2>
        <a:srgbClr val="66A3B5"/>
      </a:accent2>
      <a:accent3>
        <a:srgbClr val="2A3F58"/>
      </a:accent3>
      <a:accent4>
        <a:srgbClr val="F5F7F3"/>
      </a:accent4>
      <a:accent5>
        <a:srgbClr val="717171"/>
      </a:accent5>
      <a:accent6>
        <a:srgbClr val="30302F"/>
      </a:accent6>
      <a:hlink>
        <a:srgbClr val="5EB593"/>
      </a:hlink>
      <a:folHlink>
        <a:srgbClr val="5B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6">
            <a:lumMod val="10000"/>
            <a:lumOff val="90000"/>
          </a:schemeClr>
        </a:solidFill>
        <a:ln w="6350">
          <a:noFill/>
        </a:ln>
      </a:spPr>
      <a:bodyPr wrap="square" lIns="144000" tIns="108000" rIns="108000" bIns="108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53775bb-7f87-4052-b16f-b02ba07db91b" xsi:nil="true"/>
    <lcf76f155ced4ddcb4097134ff3c332f xmlns="37289dc8-d0c9-47c1-9240-66a74fc3f87d">
      <Terms xmlns="http://schemas.microsoft.com/office/infopath/2007/PartnerControls"/>
    </lcf76f155ced4ddcb4097134ff3c332f>
    <Audience xmlns="37289dc8-d0c9-47c1-9240-66a74fc3f87d" xsi:nil="true"/>
    <Comments xmlns="37289dc8-d0c9-47c1-9240-66a74fc3f87d" xsi:nil="true"/>
    <Project xmlns="37289dc8-d0c9-47c1-9240-66a74fc3f87d" xsi:nil="true"/>
    <Partner xmlns="37289dc8-d0c9-47c1-9240-66a74fc3f87d" xsi:nil="true"/>
    <DocumentType xmlns="37289dc8-d0c9-47c1-9240-66a74fc3f87d" xsi:nil="true"/>
    <SharedWithUsers xmlns="953775bb-7f87-4052-b16f-b02ba07db91b">
      <UserInfo>
        <DisplayName/>
        <AccountId xsi:nil="true"/>
        <AccountType/>
      </UserInfo>
    </SharedWithUsers>
    <MediaLengthInSeconds xmlns="37289dc8-d0c9-47c1-9240-66a74fc3f87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xx</b:Tag>
    <b:SourceType>Book</b:SourceType>
    <b:Guid>{54D3F3D4-9ED3-3D4F-8F50-7DAEC383F624}</b:Guid>
    <b:Author>
      <b:Author>
        <b:NameList>
          <b:Person>
            <b:Last>xx</b:Last>
          </b:Person>
        </b:NameList>
      </b:Author>
    </b:Autho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1133914A86DDA4ABCCCFF07E8C0D63B" ma:contentTypeVersion="26" ma:contentTypeDescription="Create a new document." ma:contentTypeScope="" ma:versionID="9de3224dfe9d5b7b82fc77288406d375">
  <xsd:schema xmlns:xsd="http://www.w3.org/2001/XMLSchema" xmlns:xs="http://www.w3.org/2001/XMLSchema" xmlns:p="http://schemas.microsoft.com/office/2006/metadata/properties" xmlns:ns2="37289dc8-d0c9-47c1-9240-66a74fc3f87d" xmlns:ns3="953775bb-7f87-4052-b16f-b02ba07db91b" targetNamespace="http://schemas.microsoft.com/office/2006/metadata/properties" ma:root="true" ma:fieldsID="c8c7c162efcf355b45e8c0c91780aacd" ns2:_="" ns3:_="">
    <xsd:import namespace="37289dc8-d0c9-47c1-9240-66a74fc3f87d"/>
    <xsd:import namespace="953775bb-7f87-4052-b16f-b02ba07db91b"/>
    <xsd:element name="properties">
      <xsd:complexType>
        <xsd:sequence>
          <xsd:element name="documentManagement">
            <xsd:complexType>
              <xsd:all>
                <xsd:element ref="ns2:Partner" minOccurs="0"/>
                <xsd:element ref="ns2:DocumentTyp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Audience" minOccurs="0"/>
                <xsd:element ref="ns2:MediaServiceObjectDetectorVersions" minOccurs="0"/>
                <xsd:element ref="ns2:Comments" minOccurs="0"/>
                <xsd:element ref="ns2:Project"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9dc8-d0c9-47c1-9240-66a74fc3f87d" elementFormDefault="qualified">
    <xsd:import namespace="http://schemas.microsoft.com/office/2006/documentManagement/types"/>
    <xsd:import namespace="http://schemas.microsoft.com/office/infopath/2007/PartnerControls"/>
    <xsd:element name="Partner" ma:index="2" nillable="true" ma:displayName="Partner" ma:default="SDR Hub Internal" ma:format="Dropdown" ma:internalName="Partner">
      <xsd:complexType>
        <xsd:complexContent>
          <xsd:extension base="dms:MultiChoiceFillIn">
            <xsd:sequence>
              <xsd:element name="Value" maxOccurs="unbounded" minOccurs="0" nillable="true">
                <xsd:simpleType>
                  <xsd:union memberTypes="dms:Text">
                    <xsd:simpleType>
                      <xsd:restriction base="dms:Choice">
                        <xsd:enumeration value="UNESCO"/>
                        <xsd:enumeration value="SDR Hub Internal"/>
                        <xsd:enumeration value="Ocean Panel"/>
                        <xsd:enumeration value="PBSP"/>
                        <xsd:enumeration value="GOAP"/>
                      </xsd:restriction>
                    </xsd:simpleType>
                  </xsd:union>
                </xsd:simpleType>
              </xsd:element>
            </xsd:sequence>
          </xsd:extension>
        </xsd:complexContent>
      </xsd:complexType>
    </xsd:element>
    <xsd:element name="DocumentType" ma:index="3" nillable="true" ma:displayName="Document Type" ma:format="Dropdown" ma:internalName="DocumentType">
      <xsd:simpleType>
        <xsd:restriction base="dms:Choice">
          <xsd:enumeration value="Concept Note"/>
          <xsd:enumeration value="Meeting Report"/>
          <xsd:enumeration value="Technical Note"/>
          <xsd:enumeration value="Technical Report"/>
          <xsd:enumeration value="Journal Article"/>
          <xsd:enumeration value="Briefing Paper"/>
          <xsd:enumeration value="Information sheet"/>
          <xsd:enumeration value="Event agenda"/>
          <xsd:enumeration value="Presentation"/>
          <xsd:enumeration value="Correspondence"/>
          <xsd:enumeration value="Internal Note"/>
          <xsd:enumeration value="Internal Proposal"/>
          <xsd:enumeration value="Blog post"/>
          <xsd:enumeration value="Visual Asset"/>
          <xsd:enumeration value="Codebase"/>
          <xsd:enumeration value="ML Training Data"/>
          <xsd:enumeration value="Knowledge"/>
          <xsd:enumeration value="Contract documentation"/>
          <xsd:enumeration value="External proposal"/>
          <xsd:enumeration value="Newsletter draft"/>
          <xsd:enumeration value="Comms Brief"/>
          <xsd:enumeration value="Invitation"/>
          <xsd:enumeration value="Invoice"/>
          <xsd:enumeration value="Budget"/>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udience" ma:index="21" nillable="true" ma:displayName="Audience" ma:format="Dropdown" ma:hidden="true" ma:internalName="Audience">
      <xsd:complexType>
        <xsd:complexContent>
          <xsd:extension base="dms:MultiChoiceFillIn">
            <xsd:sequence>
              <xsd:element name="Value" maxOccurs="unbounded" minOccurs="0" nillable="true">
                <xsd:simpleType>
                  <xsd:union memberTypes="dms:Text">
                    <xsd:simpleType>
                      <xsd:restriction base="dms:Choice">
                        <xsd:enumeration value="PBSP"/>
                        <xsd:enumeration value="GOAP"/>
                        <xsd:enumeration value="UNSW"/>
                      </xsd:restriction>
                    </xsd:simpleType>
                  </xsd:union>
                </xsd:simpleType>
              </xsd:element>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element name="Project" ma:index="26" nillable="true" ma:displayName="Project" ma:description="Use this column to specify a specific project, event or content theme" ma:format="Dropdown" ma:internalName="Project">
      <xsd:simpleType>
        <xsd:union memberTypes="dms:Text">
          <xsd:simpleType>
            <xsd:restriction base="dms:Choice">
              <xsd:enumeration value="Membership"/>
              <xsd:enumeration value="4th GD"/>
              <xsd:enumeration value="5th GD"/>
              <xsd:enumeration value="Communications"/>
              <xsd:enumeration value="SEEA Ocean WG"/>
              <xsd:enumeration value="Our Ocean 23"/>
              <xsd:enumeration value="Internal operations"/>
              <xsd:enumeration value="BPF"/>
              <xsd:enumeration value="BCAF"/>
              <xsd:enumeration value="Maldives"/>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775bb-7f87-4052-b16f-b02ba07db91b"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14" nillable="true" ma:displayName="Taxonomy Catch All Column" ma:hidden="true" ma:list="{04a3f4cd-7e24-43e3-bee0-c075c828180e}" ma:internalName="TaxCatchAll" ma:readOnly="false" ma:showField="CatchAllData" ma:web="953775bb-7f87-4052-b16f-b02ba07db9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82A77-DEFD-4146-93B5-D891082691E6}">
  <ds:schemaRefs>
    <ds:schemaRef ds:uri="http://schemas.microsoft.com/office/2006/metadata/properties"/>
    <ds:schemaRef ds:uri="http://schemas.microsoft.com/office/infopath/2007/PartnerControls"/>
    <ds:schemaRef ds:uri="953775bb-7f87-4052-b16f-b02ba07db91b"/>
    <ds:schemaRef ds:uri="37289dc8-d0c9-47c1-9240-66a74fc3f87d"/>
  </ds:schemaRefs>
</ds:datastoreItem>
</file>

<file path=customXml/itemProps2.xml><?xml version="1.0" encoding="utf-8"?>
<ds:datastoreItem xmlns:ds="http://schemas.openxmlformats.org/officeDocument/2006/customXml" ds:itemID="{D969D5A5-9BC2-B54B-B8A3-AE70F1202986}">
  <ds:schemaRefs>
    <ds:schemaRef ds:uri="http://schemas.openxmlformats.org/officeDocument/2006/bibliography"/>
  </ds:schemaRefs>
</ds:datastoreItem>
</file>

<file path=customXml/itemProps3.xml><?xml version="1.0" encoding="utf-8"?>
<ds:datastoreItem xmlns:ds="http://schemas.openxmlformats.org/officeDocument/2006/customXml" ds:itemID="{40EEC895-B43D-45D5-AF67-F2C46560A05E}">
  <ds:schemaRefs>
    <ds:schemaRef ds:uri="http://schemas.microsoft.com/sharepoint/v3/contenttype/forms"/>
  </ds:schemaRefs>
</ds:datastoreItem>
</file>

<file path=customXml/itemProps4.xml><?xml version="1.0" encoding="utf-8"?>
<ds:datastoreItem xmlns:ds="http://schemas.openxmlformats.org/officeDocument/2006/customXml" ds:itemID="{58C9826D-73B2-4833-B80E-5E1B1095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9dc8-d0c9-47c1-9240-66a74fc3f87d"/>
    <ds:schemaRef ds:uri="953775bb-7f87-4052-b16f-b02ba07db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GOAP%20word%20report.dotx</Template>
  <TotalTime>322</TotalTime>
  <Pages>3</Pages>
  <Words>512</Words>
  <Characters>3241</Characters>
  <Application>Microsoft Office Word</Application>
  <DocSecurity>0</DocSecurity>
  <Lines>64</Lines>
  <Paragraphs>28</Paragraphs>
  <ScaleCrop>false</ScaleCrop>
  <Company/>
  <LinksUpToDate>false</LinksUpToDate>
  <CharactersWithSpaces>3725</CharactersWithSpaces>
  <SharedDoc>false</SharedDoc>
  <HLinks>
    <vt:vector size="42" baseType="variant">
      <vt:variant>
        <vt:i4>5636109</vt:i4>
      </vt:variant>
      <vt:variant>
        <vt:i4>9</vt:i4>
      </vt:variant>
      <vt:variant>
        <vt:i4>0</vt:i4>
      </vt:variant>
      <vt:variant>
        <vt:i4>5</vt:i4>
      </vt:variant>
      <vt:variant>
        <vt:lpwstr>http://www.oceanaccounts.org/</vt:lpwstr>
      </vt:variant>
      <vt:variant>
        <vt:lpwstr/>
      </vt:variant>
      <vt:variant>
        <vt:i4>1376334</vt:i4>
      </vt:variant>
      <vt:variant>
        <vt:i4>6</vt:i4>
      </vt:variant>
      <vt:variant>
        <vt:i4>0</vt:i4>
      </vt:variant>
      <vt:variant>
        <vt:i4>5</vt:i4>
      </vt:variant>
      <vt:variant>
        <vt:lpwstr>https://www.darwinfoundation.org/en/</vt:lpwstr>
      </vt:variant>
      <vt:variant>
        <vt:lpwstr/>
      </vt:variant>
      <vt:variant>
        <vt:i4>4194374</vt:i4>
      </vt:variant>
      <vt:variant>
        <vt:i4>3</vt:i4>
      </vt:variant>
      <vt:variant>
        <vt:i4>0</vt:i4>
      </vt:variant>
      <vt:variant>
        <vt:i4>5</vt:i4>
      </vt:variant>
      <vt:variant>
        <vt:lpwstr>https://www.linkedin.com/company/mmaf-id/posts/?feedView=all</vt:lpwstr>
      </vt:variant>
      <vt:variant>
        <vt:lpwstr/>
      </vt:variant>
      <vt:variant>
        <vt:i4>2162730</vt:i4>
      </vt:variant>
      <vt:variant>
        <vt:i4>9</vt:i4>
      </vt:variant>
      <vt:variant>
        <vt:i4>0</vt:i4>
      </vt:variant>
      <vt:variant>
        <vt:i4>5</vt:i4>
      </vt:variant>
      <vt:variant>
        <vt:lpwstr>https://unstats.un.org/unsd/dnss/gp/fundprinciples.aspx</vt:lpwstr>
      </vt:variant>
      <vt:variant>
        <vt:lpwstr/>
      </vt:variant>
      <vt:variant>
        <vt:i4>5701653</vt:i4>
      </vt:variant>
      <vt:variant>
        <vt:i4>6</vt:i4>
      </vt:variant>
      <vt:variant>
        <vt:i4>0</vt:i4>
      </vt:variant>
      <vt:variant>
        <vt:i4>5</vt:i4>
      </vt:variant>
      <vt:variant>
        <vt:lpwstr>https://unstats.un.org/unsd/envstats/fdes.cshtml</vt:lpwstr>
      </vt:variant>
      <vt:variant>
        <vt:lpwstr/>
      </vt:variant>
      <vt:variant>
        <vt:i4>1245214</vt:i4>
      </vt:variant>
      <vt:variant>
        <vt:i4>3</vt:i4>
      </vt:variant>
      <vt:variant>
        <vt:i4>0</vt:i4>
      </vt:variant>
      <vt:variant>
        <vt:i4>5</vt:i4>
      </vt:variant>
      <vt:variant>
        <vt:lpwstr>https://seea.un.org/</vt:lpwstr>
      </vt:variant>
      <vt:variant>
        <vt:lpwstr/>
      </vt:variant>
      <vt:variant>
        <vt:i4>6946876</vt:i4>
      </vt:variant>
      <vt:variant>
        <vt:i4>0</vt:i4>
      </vt:variant>
      <vt:variant>
        <vt:i4>0</vt:i4>
      </vt:variant>
      <vt:variant>
        <vt:i4>5</vt:i4>
      </vt:variant>
      <vt:variant>
        <vt:lpwstr>https://unstats.un.org/unsd/nationalaccount/sna.asp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Troy Beer</cp:lastModifiedBy>
  <cp:revision>54</cp:revision>
  <dcterms:created xsi:type="dcterms:W3CDTF">2023-02-23T09:20:00Z</dcterms:created>
  <dcterms:modified xsi:type="dcterms:W3CDTF">2026-02-17T09:10:00Z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0x01010071133914A86DDA4ABCCCFF07E8C0D63B</vt:lpwstr>
  </property>
  <property fmtid="{D5CDD505-2E9C-101B-9397-08002B2CF9AE}" pid="3" name="MediaServiceImageTags">
    <vt:lpwstr/>
  </property>
  <property fmtid="{D5CDD505-2E9C-101B-9397-08002B2CF9AE}" pid="4" name="Order">
    <vt:r8>136800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